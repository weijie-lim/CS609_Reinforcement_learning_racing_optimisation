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1EA35" w14:textId="77777777" w:rsidR="002005DF" w:rsidRDefault="002005DF" w:rsidP="002005DF">
      <w:pPr>
        <w:jc w:val="center"/>
      </w:pPr>
      <w:r w:rsidRPr="00013FBF">
        <w:rPr>
          <w:noProof/>
        </w:rPr>
        <w:drawing>
          <wp:inline distT="0" distB="0" distL="0" distR="0" wp14:anchorId="1FC549DE" wp14:editId="6EAF88F6">
            <wp:extent cx="4009952" cy="15474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2425" cy="1548400"/>
                    </a:xfrm>
                    <a:prstGeom prst="rect">
                      <a:avLst/>
                    </a:prstGeom>
                    <a:noFill/>
                    <a:ln>
                      <a:noFill/>
                    </a:ln>
                  </pic:spPr>
                </pic:pic>
              </a:graphicData>
            </a:graphic>
          </wp:inline>
        </w:drawing>
      </w:r>
    </w:p>
    <w:p w14:paraId="1572B08C" w14:textId="77777777" w:rsidR="002005DF" w:rsidRDefault="002005DF" w:rsidP="002005DF"/>
    <w:p w14:paraId="6BEBB4A9" w14:textId="77777777" w:rsidR="002005DF" w:rsidRDefault="002005DF" w:rsidP="002005DF"/>
    <w:p w14:paraId="4C7EB460" w14:textId="77777777" w:rsidR="002005DF" w:rsidRDefault="002005DF" w:rsidP="002005DF">
      <w:pPr>
        <w:pStyle w:val="Default"/>
        <w:jc w:val="both"/>
      </w:pPr>
    </w:p>
    <w:p w14:paraId="33DA9FD1" w14:textId="25BEA70A" w:rsidR="002005DF" w:rsidRPr="00F8603D" w:rsidRDefault="002005DF" w:rsidP="002005DF">
      <w:pPr>
        <w:pStyle w:val="Default"/>
        <w:jc w:val="center"/>
        <w:rPr>
          <w:b/>
          <w:bCs/>
          <w:sz w:val="48"/>
          <w:szCs w:val="48"/>
        </w:rPr>
      </w:pPr>
      <w:r w:rsidRPr="00F8603D">
        <w:rPr>
          <w:b/>
          <w:bCs/>
          <w:sz w:val="48"/>
          <w:szCs w:val="48"/>
        </w:rPr>
        <w:t>CS60</w:t>
      </w:r>
      <w:r w:rsidR="003A36F3">
        <w:rPr>
          <w:b/>
          <w:bCs/>
          <w:sz w:val="48"/>
          <w:szCs w:val="48"/>
        </w:rPr>
        <w:t>9</w:t>
      </w:r>
      <w:r w:rsidRPr="00F8603D">
        <w:rPr>
          <w:b/>
          <w:bCs/>
          <w:sz w:val="48"/>
          <w:szCs w:val="48"/>
        </w:rPr>
        <w:t xml:space="preserve"> </w:t>
      </w:r>
      <w:r w:rsidR="003A36F3">
        <w:rPr>
          <w:b/>
          <w:bCs/>
          <w:sz w:val="48"/>
          <w:szCs w:val="48"/>
        </w:rPr>
        <w:t>Introduction to Reinforcement Learning</w:t>
      </w:r>
    </w:p>
    <w:p w14:paraId="6531DFB4" w14:textId="77777777" w:rsidR="002005DF" w:rsidRDefault="002005DF" w:rsidP="002005DF">
      <w:pPr>
        <w:pStyle w:val="Default"/>
        <w:jc w:val="center"/>
        <w:rPr>
          <w:b/>
          <w:bCs/>
          <w:sz w:val="52"/>
          <w:szCs w:val="52"/>
        </w:rPr>
      </w:pPr>
    </w:p>
    <w:p w14:paraId="455FE0DF" w14:textId="77777777" w:rsidR="002005DF" w:rsidRDefault="002005DF" w:rsidP="002005DF">
      <w:pPr>
        <w:pStyle w:val="Default"/>
        <w:jc w:val="center"/>
        <w:rPr>
          <w:sz w:val="52"/>
          <w:szCs w:val="52"/>
        </w:rPr>
      </w:pPr>
    </w:p>
    <w:p w14:paraId="0A4294BF" w14:textId="77777777" w:rsidR="002005DF" w:rsidRDefault="002005DF" w:rsidP="002005DF">
      <w:pPr>
        <w:pStyle w:val="Default"/>
        <w:jc w:val="center"/>
        <w:rPr>
          <w:b/>
          <w:bCs/>
          <w:sz w:val="40"/>
          <w:szCs w:val="40"/>
        </w:rPr>
      </w:pPr>
      <w:r>
        <w:rPr>
          <w:b/>
          <w:bCs/>
          <w:sz w:val="40"/>
          <w:szCs w:val="40"/>
        </w:rPr>
        <w:t>Group Project Final Report</w:t>
      </w:r>
    </w:p>
    <w:p w14:paraId="37510CAC" w14:textId="77777777" w:rsidR="002005DF" w:rsidRDefault="002005DF" w:rsidP="002005DF">
      <w:pPr>
        <w:pStyle w:val="Default"/>
        <w:jc w:val="center"/>
        <w:rPr>
          <w:b/>
          <w:bCs/>
          <w:sz w:val="40"/>
          <w:szCs w:val="40"/>
        </w:rPr>
      </w:pPr>
    </w:p>
    <w:p w14:paraId="3B5FFF8C" w14:textId="77777777" w:rsidR="002005DF" w:rsidRDefault="002005DF" w:rsidP="002005DF">
      <w:pPr>
        <w:pStyle w:val="Default"/>
        <w:jc w:val="center"/>
        <w:rPr>
          <w:sz w:val="40"/>
          <w:szCs w:val="40"/>
        </w:rPr>
      </w:pPr>
    </w:p>
    <w:p w14:paraId="6CDB6843" w14:textId="08559E5C" w:rsidR="002005DF" w:rsidRDefault="002005DF" w:rsidP="002005DF">
      <w:pPr>
        <w:pStyle w:val="Default"/>
        <w:jc w:val="center"/>
        <w:rPr>
          <w:sz w:val="40"/>
          <w:szCs w:val="40"/>
        </w:rPr>
      </w:pPr>
      <w:r>
        <w:rPr>
          <w:sz w:val="40"/>
          <w:szCs w:val="40"/>
        </w:rPr>
        <w:t xml:space="preserve">Topic: </w:t>
      </w:r>
      <w:r w:rsidR="003A36F3">
        <w:rPr>
          <w:sz w:val="40"/>
          <w:szCs w:val="40"/>
        </w:rPr>
        <w:t>F1 Race</w:t>
      </w:r>
      <w:r w:rsidR="00A85D6A">
        <w:rPr>
          <w:sz w:val="40"/>
          <w:szCs w:val="40"/>
        </w:rPr>
        <w:t xml:space="preserve"> Pit Stop Decision Optimization</w:t>
      </w:r>
    </w:p>
    <w:p w14:paraId="383BBA57" w14:textId="77777777" w:rsidR="002005DF" w:rsidRDefault="002005DF" w:rsidP="002005DF">
      <w:pPr>
        <w:pStyle w:val="Default"/>
        <w:jc w:val="center"/>
        <w:rPr>
          <w:sz w:val="40"/>
          <w:szCs w:val="40"/>
        </w:rPr>
      </w:pPr>
    </w:p>
    <w:p w14:paraId="0F1CBED3" w14:textId="4CD96E88" w:rsidR="002005DF" w:rsidRPr="006276FD" w:rsidRDefault="002005DF" w:rsidP="006276FD">
      <w:pPr>
        <w:pStyle w:val="Default"/>
        <w:jc w:val="center"/>
        <w:rPr>
          <w:sz w:val="36"/>
          <w:szCs w:val="36"/>
        </w:rPr>
      </w:pPr>
      <w:r>
        <w:rPr>
          <w:b/>
          <w:bCs/>
          <w:sz w:val="36"/>
          <w:szCs w:val="36"/>
        </w:rPr>
        <w:t>Group 8</w:t>
      </w:r>
      <w:r>
        <w:rPr>
          <w:rStyle w:val="eop"/>
          <w:rFonts w:ascii="Arial" w:hAnsi="Arial" w:cs="Arial"/>
          <w:sz w:val="30"/>
          <w:szCs w:val="30"/>
          <w:lang w:val="en-US"/>
        </w:rPr>
        <w:t>​</w:t>
      </w:r>
    </w:p>
    <w:p w14:paraId="5CD162FE" w14:textId="37AFC0C7" w:rsidR="002005DF" w:rsidRDefault="002005DF" w:rsidP="002005DF">
      <w:pPr>
        <w:pStyle w:val="paragraph"/>
        <w:spacing w:before="0" w:beforeAutospacing="0" w:after="0" w:afterAutospacing="0"/>
        <w:jc w:val="center"/>
        <w:textAlignment w:val="baseline"/>
        <w:rPr>
          <w:rStyle w:val="normaltextrun"/>
          <w:rFonts w:ascii="Arial" w:hAnsi="Arial" w:cs="Arial"/>
          <w:color w:val="000000"/>
          <w:position w:val="-1"/>
          <w:sz w:val="30"/>
          <w:szCs w:val="30"/>
          <w:lang w:val="es-ES"/>
        </w:rPr>
      </w:pPr>
      <w:r>
        <w:rPr>
          <w:rStyle w:val="normaltextrun"/>
          <w:rFonts w:ascii="Arial" w:hAnsi="Arial" w:cs="Arial"/>
          <w:color w:val="000000"/>
          <w:position w:val="-1"/>
          <w:sz w:val="30"/>
          <w:szCs w:val="30"/>
          <w:lang w:val="es-ES"/>
        </w:rPr>
        <w:t>Chia Dehan</w:t>
      </w:r>
    </w:p>
    <w:p w14:paraId="37C6BF9E" w14:textId="2F076D28" w:rsidR="006276FD" w:rsidRPr="00F8603D" w:rsidRDefault="006276FD" w:rsidP="002005DF">
      <w:pPr>
        <w:pStyle w:val="paragraph"/>
        <w:spacing w:before="0" w:beforeAutospacing="0" w:after="0" w:afterAutospacing="0"/>
        <w:jc w:val="center"/>
        <w:textAlignment w:val="baseline"/>
        <w:rPr>
          <w:rFonts w:ascii="Segoe UI" w:hAnsi="Segoe UI" w:cs="Segoe UI"/>
          <w:sz w:val="18"/>
          <w:szCs w:val="18"/>
          <w:lang w:val="es-ES"/>
        </w:rPr>
      </w:pPr>
      <w:r>
        <w:rPr>
          <w:rStyle w:val="normaltextrun"/>
          <w:rFonts w:ascii="Arial" w:hAnsi="Arial" w:cs="Arial"/>
          <w:color w:val="000000"/>
          <w:position w:val="-1"/>
          <w:sz w:val="30"/>
          <w:szCs w:val="30"/>
          <w:lang w:val="en-US"/>
        </w:rPr>
        <w:t>Colin Jiang Kelin</w:t>
      </w:r>
    </w:p>
    <w:p w14:paraId="67CF88E8" w14:textId="370FFFF6" w:rsidR="002005DF" w:rsidRPr="00F8603D" w:rsidRDefault="002005DF" w:rsidP="002005DF">
      <w:pPr>
        <w:pStyle w:val="paragraph"/>
        <w:spacing w:before="0" w:beforeAutospacing="0" w:after="0" w:afterAutospacing="0"/>
        <w:jc w:val="center"/>
        <w:textAlignment w:val="baseline"/>
        <w:rPr>
          <w:rFonts w:ascii="Segoe UI" w:hAnsi="Segoe UI" w:cs="Segoe UI"/>
          <w:sz w:val="18"/>
          <w:szCs w:val="18"/>
          <w:lang w:val="es-ES"/>
        </w:rPr>
      </w:pPr>
      <w:r>
        <w:rPr>
          <w:rStyle w:val="normaltextrun"/>
          <w:rFonts w:ascii="Arial" w:hAnsi="Arial" w:cs="Arial"/>
          <w:color w:val="000000"/>
          <w:position w:val="-1"/>
          <w:sz w:val="30"/>
          <w:szCs w:val="30"/>
          <w:lang w:val="es-ES"/>
        </w:rPr>
        <w:t>Lim Wei Jie</w:t>
      </w:r>
    </w:p>
    <w:p w14:paraId="1FC415EF" w14:textId="0E77DCD8" w:rsidR="002005DF" w:rsidRDefault="002005DF" w:rsidP="002005DF">
      <w:pPr>
        <w:pStyle w:val="paragraph"/>
        <w:spacing w:before="0" w:beforeAutospacing="0" w:after="0" w:afterAutospacing="0"/>
        <w:jc w:val="center"/>
        <w:textAlignment w:val="baseline"/>
        <w:rPr>
          <w:rStyle w:val="normaltextrun"/>
          <w:rFonts w:ascii="Arial" w:hAnsi="Arial" w:cs="Arial"/>
          <w:color w:val="000000"/>
          <w:position w:val="-1"/>
          <w:sz w:val="30"/>
          <w:szCs w:val="30"/>
          <w:lang w:val="en-US"/>
        </w:rPr>
      </w:pPr>
      <w:r>
        <w:rPr>
          <w:rStyle w:val="normaltextrun"/>
          <w:rFonts w:ascii="Arial" w:hAnsi="Arial" w:cs="Arial"/>
          <w:color w:val="000000"/>
          <w:position w:val="-1"/>
          <w:sz w:val="30"/>
          <w:szCs w:val="30"/>
          <w:lang w:val="en-US"/>
        </w:rPr>
        <w:t>Ng Juan Yong</w:t>
      </w:r>
    </w:p>
    <w:p w14:paraId="408A29A5" w14:textId="77777777" w:rsidR="002005DF" w:rsidRPr="006276FD" w:rsidRDefault="002005DF" w:rsidP="002005DF">
      <w:pPr>
        <w:pStyle w:val="paragraph"/>
        <w:spacing w:before="0" w:beforeAutospacing="0" w:after="0" w:afterAutospacing="0"/>
        <w:jc w:val="center"/>
        <w:textAlignment w:val="baseline"/>
        <w:rPr>
          <w:rFonts w:ascii="Arial" w:hAnsi="Arial" w:cs="Arial"/>
          <w:sz w:val="18"/>
          <w:szCs w:val="18"/>
          <w:lang w:val="en-US"/>
        </w:rPr>
      </w:pPr>
    </w:p>
    <w:p w14:paraId="0F6C8526" w14:textId="4E6A90D9" w:rsidR="002005DF" w:rsidRPr="006276FD" w:rsidRDefault="002005DF" w:rsidP="002005DF">
      <w:pPr>
        <w:jc w:val="center"/>
        <w:rPr>
          <w:rFonts w:ascii="Arial" w:hAnsi="Arial" w:cs="Arial"/>
          <w:sz w:val="32"/>
          <w:szCs w:val="32"/>
        </w:rPr>
      </w:pPr>
      <w:r w:rsidRPr="006276FD">
        <w:rPr>
          <w:rFonts w:ascii="Arial" w:hAnsi="Arial" w:cs="Arial"/>
          <w:sz w:val="32"/>
          <w:szCs w:val="32"/>
        </w:rPr>
        <w:t>November 2023</w:t>
      </w:r>
    </w:p>
    <w:p w14:paraId="513CACFD" w14:textId="77777777" w:rsidR="002005DF" w:rsidRDefault="002005DF" w:rsidP="002005DF">
      <w:pPr>
        <w:rPr>
          <w:sz w:val="32"/>
          <w:szCs w:val="32"/>
        </w:rPr>
      </w:pPr>
    </w:p>
    <w:p w14:paraId="6250B7BD" w14:textId="0F27D20D" w:rsidR="00990C7D" w:rsidRDefault="00990C7D">
      <w:pPr>
        <w:rPr>
          <w:rFonts w:asciiTheme="majorHAnsi" w:eastAsiaTheme="majorEastAsia" w:hAnsiTheme="majorHAnsi" w:cstheme="majorBidi"/>
          <w:color w:val="2F5496" w:themeColor="accent1" w:themeShade="BF"/>
          <w:sz w:val="32"/>
          <w:szCs w:val="32"/>
          <w:lang w:val="en-US" w:eastAsia="en-US"/>
        </w:rPr>
      </w:pPr>
      <w:r>
        <w:br w:type="page"/>
      </w:r>
    </w:p>
    <w:sdt>
      <w:sdtPr>
        <w:id w:val="-1391420522"/>
        <w:docPartObj>
          <w:docPartGallery w:val="Table of Contents"/>
          <w:docPartUnique/>
        </w:docPartObj>
      </w:sdtPr>
      <w:sdtEndPr>
        <w:rPr>
          <w:b/>
          <w:bCs/>
          <w:noProof/>
        </w:rPr>
      </w:sdtEndPr>
      <w:sdtContent>
        <w:p w14:paraId="7AEC13C0" w14:textId="548B845E" w:rsidR="00E57D79" w:rsidRDefault="007D68F9">
          <w:pPr>
            <w:pStyle w:val="TOC1"/>
            <w:tabs>
              <w:tab w:val="right" w:leader="dot" w:pos="10456"/>
            </w:tabs>
            <w:rPr>
              <w:rFonts w:asciiTheme="minorHAnsi" w:eastAsiaTheme="minorEastAsia" w:hAnsiTheme="minorHAnsi" w:cstheme="minorBidi"/>
              <w:noProof/>
              <w:kern w:val="2"/>
              <w:sz w:val="22"/>
              <w:szCs w:val="22"/>
              <w:lang w:eastAsia="en-SG"/>
              <w14:ligatures w14:val="standardContextual"/>
            </w:rPr>
          </w:pPr>
          <w:r>
            <w:fldChar w:fldCharType="begin"/>
          </w:r>
          <w:r>
            <w:instrText xml:space="preserve"> TOC \o "1-3" \h \z \u </w:instrText>
          </w:r>
          <w:r>
            <w:fldChar w:fldCharType="separate"/>
          </w:r>
          <w:hyperlink w:anchor="_Toc150713454" w:history="1">
            <w:r w:rsidR="00E57D79" w:rsidRPr="00F82C60">
              <w:rPr>
                <w:rStyle w:val="Hyperlink"/>
                <w:rFonts w:eastAsiaTheme="majorEastAsia"/>
                <w:noProof/>
              </w:rPr>
              <w:t>Executive Summary</w:t>
            </w:r>
            <w:r w:rsidR="00E57D79">
              <w:rPr>
                <w:noProof/>
                <w:webHidden/>
              </w:rPr>
              <w:tab/>
            </w:r>
            <w:r w:rsidR="00E57D79">
              <w:rPr>
                <w:noProof/>
                <w:webHidden/>
              </w:rPr>
              <w:fldChar w:fldCharType="begin"/>
            </w:r>
            <w:r w:rsidR="00E57D79">
              <w:rPr>
                <w:noProof/>
                <w:webHidden/>
              </w:rPr>
              <w:instrText xml:space="preserve"> PAGEREF _Toc150713454 \h </w:instrText>
            </w:r>
            <w:r w:rsidR="00E57D79">
              <w:rPr>
                <w:noProof/>
                <w:webHidden/>
              </w:rPr>
            </w:r>
            <w:r w:rsidR="00E57D79">
              <w:rPr>
                <w:noProof/>
                <w:webHidden/>
              </w:rPr>
              <w:fldChar w:fldCharType="separate"/>
            </w:r>
            <w:r w:rsidR="00E57D79">
              <w:rPr>
                <w:noProof/>
                <w:webHidden/>
              </w:rPr>
              <w:t>3</w:t>
            </w:r>
            <w:r w:rsidR="00E57D79">
              <w:rPr>
                <w:noProof/>
                <w:webHidden/>
              </w:rPr>
              <w:fldChar w:fldCharType="end"/>
            </w:r>
          </w:hyperlink>
        </w:p>
        <w:p w14:paraId="4DBEA4B6" w14:textId="40857A6D" w:rsidR="00E57D79" w:rsidRDefault="00E57D79">
          <w:pPr>
            <w:pStyle w:val="TOC1"/>
            <w:tabs>
              <w:tab w:val="right" w:leader="dot" w:pos="10456"/>
            </w:tabs>
            <w:rPr>
              <w:rFonts w:asciiTheme="minorHAnsi" w:eastAsiaTheme="minorEastAsia" w:hAnsiTheme="minorHAnsi" w:cstheme="minorBidi"/>
              <w:noProof/>
              <w:kern w:val="2"/>
              <w:sz w:val="22"/>
              <w:szCs w:val="22"/>
              <w:lang w:eastAsia="en-SG"/>
              <w14:ligatures w14:val="standardContextual"/>
            </w:rPr>
          </w:pPr>
          <w:hyperlink w:anchor="_Toc150713455" w:history="1">
            <w:r w:rsidRPr="00F82C60">
              <w:rPr>
                <w:rStyle w:val="Hyperlink"/>
                <w:rFonts w:eastAsiaTheme="majorEastAsia"/>
                <w:noProof/>
              </w:rPr>
              <w:t>1. Introduction</w:t>
            </w:r>
            <w:r>
              <w:rPr>
                <w:noProof/>
                <w:webHidden/>
              </w:rPr>
              <w:tab/>
            </w:r>
            <w:r>
              <w:rPr>
                <w:noProof/>
                <w:webHidden/>
              </w:rPr>
              <w:fldChar w:fldCharType="begin"/>
            </w:r>
            <w:r>
              <w:rPr>
                <w:noProof/>
                <w:webHidden/>
              </w:rPr>
              <w:instrText xml:space="preserve"> PAGEREF _Toc150713455 \h </w:instrText>
            </w:r>
            <w:r>
              <w:rPr>
                <w:noProof/>
                <w:webHidden/>
              </w:rPr>
            </w:r>
            <w:r>
              <w:rPr>
                <w:noProof/>
                <w:webHidden/>
              </w:rPr>
              <w:fldChar w:fldCharType="separate"/>
            </w:r>
            <w:r>
              <w:rPr>
                <w:noProof/>
                <w:webHidden/>
              </w:rPr>
              <w:t>4</w:t>
            </w:r>
            <w:r>
              <w:rPr>
                <w:noProof/>
                <w:webHidden/>
              </w:rPr>
              <w:fldChar w:fldCharType="end"/>
            </w:r>
          </w:hyperlink>
        </w:p>
        <w:p w14:paraId="25C1AC9D" w14:textId="1D5E6F4B" w:rsidR="00E57D79" w:rsidRDefault="00E57D79">
          <w:pPr>
            <w:pStyle w:val="TOC2"/>
            <w:tabs>
              <w:tab w:val="right" w:leader="dot" w:pos="10456"/>
            </w:tabs>
            <w:rPr>
              <w:rFonts w:asciiTheme="minorHAnsi" w:eastAsiaTheme="minorEastAsia" w:hAnsiTheme="minorHAnsi" w:cstheme="minorBidi"/>
              <w:noProof/>
              <w:kern w:val="2"/>
              <w:sz w:val="22"/>
              <w:szCs w:val="22"/>
              <w:lang w:eastAsia="en-SG"/>
              <w14:ligatures w14:val="standardContextual"/>
            </w:rPr>
          </w:pPr>
          <w:hyperlink w:anchor="_Toc150713456" w:history="1">
            <w:r w:rsidRPr="00F82C60">
              <w:rPr>
                <w:rStyle w:val="Hyperlink"/>
                <w:rFonts w:eastAsiaTheme="majorEastAsia"/>
                <w:noProof/>
              </w:rPr>
              <w:t>1.1. The Environment</w:t>
            </w:r>
            <w:r>
              <w:rPr>
                <w:noProof/>
                <w:webHidden/>
              </w:rPr>
              <w:tab/>
            </w:r>
            <w:r>
              <w:rPr>
                <w:noProof/>
                <w:webHidden/>
              </w:rPr>
              <w:fldChar w:fldCharType="begin"/>
            </w:r>
            <w:r>
              <w:rPr>
                <w:noProof/>
                <w:webHidden/>
              </w:rPr>
              <w:instrText xml:space="preserve"> PAGEREF _Toc150713456 \h </w:instrText>
            </w:r>
            <w:r>
              <w:rPr>
                <w:noProof/>
                <w:webHidden/>
              </w:rPr>
            </w:r>
            <w:r>
              <w:rPr>
                <w:noProof/>
                <w:webHidden/>
              </w:rPr>
              <w:fldChar w:fldCharType="separate"/>
            </w:r>
            <w:r>
              <w:rPr>
                <w:noProof/>
                <w:webHidden/>
              </w:rPr>
              <w:t>4</w:t>
            </w:r>
            <w:r>
              <w:rPr>
                <w:noProof/>
                <w:webHidden/>
              </w:rPr>
              <w:fldChar w:fldCharType="end"/>
            </w:r>
          </w:hyperlink>
        </w:p>
        <w:p w14:paraId="1207DC5A" w14:textId="080110D1" w:rsidR="00E57D79" w:rsidRDefault="00E57D79">
          <w:pPr>
            <w:pStyle w:val="TOC3"/>
            <w:tabs>
              <w:tab w:val="right" w:leader="dot" w:pos="10456"/>
            </w:tabs>
            <w:rPr>
              <w:rFonts w:asciiTheme="minorHAnsi" w:eastAsiaTheme="minorEastAsia" w:hAnsiTheme="minorHAnsi" w:cstheme="minorBidi"/>
              <w:noProof/>
              <w:kern w:val="2"/>
              <w:sz w:val="22"/>
              <w:szCs w:val="22"/>
              <w:lang w:eastAsia="en-SG"/>
              <w14:ligatures w14:val="standardContextual"/>
            </w:rPr>
          </w:pPr>
          <w:hyperlink w:anchor="_Toc150713457" w:history="1">
            <w:r w:rsidRPr="00F82C60">
              <w:rPr>
                <w:rStyle w:val="Hyperlink"/>
                <w:rFonts w:eastAsiaTheme="majorEastAsia"/>
                <w:noProof/>
              </w:rPr>
              <w:t>1.1.1. The State</w:t>
            </w:r>
            <w:r>
              <w:rPr>
                <w:noProof/>
                <w:webHidden/>
              </w:rPr>
              <w:tab/>
            </w:r>
            <w:r>
              <w:rPr>
                <w:noProof/>
                <w:webHidden/>
              </w:rPr>
              <w:fldChar w:fldCharType="begin"/>
            </w:r>
            <w:r>
              <w:rPr>
                <w:noProof/>
                <w:webHidden/>
              </w:rPr>
              <w:instrText xml:space="preserve"> PAGEREF _Toc150713457 \h </w:instrText>
            </w:r>
            <w:r>
              <w:rPr>
                <w:noProof/>
                <w:webHidden/>
              </w:rPr>
            </w:r>
            <w:r>
              <w:rPr>
                <w:noProof/>
                <w:webHidden/>
              </w:rPr>
              <w:fldChar w:fldCharType="separate"/>
            </w:r>
            <w:r>
              <w:rPr>
                <w:noProof/>
                <w:webHidden/>
              </w:rPr>
              <w:t>4</w:t>
            </w:r>
            <w:r>
              <w:rPr>
                <w:noProof/>
                <w:webHidden/>
              </w:rPr>
              <w:fldChar w:fldCharType="end"/>
            </w:r>
          </w:hyperlink>
        </w:p>
        <w:p w14:paraId="529D2FF4" w14:textId="1DC0B160" w:rsidR="00E57D79" w:rsidRDefault="00E57D79">
          <w:pPr>
            <w:pStyle w:val="TOC3"/>
            <w:tabs>
              <w:tab w:val="right" w:leader="dot" w:pos="10456"/>
            </w:tabs>
            <w:rPr>
              <w:rFonts w:asciiTheme="minorHAnsi" w:eastAsiaTheme="minorEastAsia" w:hAnsiTheme="minorHAnsi" w:cstheme="minorBidi"/>
              <w:noProof/>
              <w:kern w:val="2"/>
              <w:sz w:val="22"/>
              <w:szCs w:val="22"/>
              <w:lang w:eastAsia="en-SG"/>
              <w14:ligatures w14:val="standardContextual"/>
            </w:rPr>
          </w:pPr>
          <w:hyperlink w:anchor="_Toc150713458" w:history="1">
            <w:r w:rsidRPr="00F82C60">
              <w:rPr>
                <w:rStyle w:val="Hyperlink"/>
                <w:rFonts w:eastAsiaTheme="majorEastAsia"/>
                <w:noProof/>
              </w:rPr>
              <w:t>1.1.2. Actions</w:t>
            </w:r>
            <w:r>
              <w:rPr>
                <w:noProof/>
                <w:webHidden/>
              </w:rPr>
              <w:tab/>
            </w:r>
            <w:r>
              <w:rPr>
                <w:noProof/>
                <w:webHidden/>
              </w:rPr>
              <w:fldChar w:fldCharType="begin"/>
            </w:r>
            <w:r>
              <w:rPr>
                <w:noProof/>
                <w:webHidden/>
              </w:rPr>
              <w:instrText xml:space="preserve"> PAGEREF _Toc150713458 \h </w:instrText>
            </w:r>
            <w:r>
              <w:rPr>
                <w:noProof/>
                <w:webHidden/>
              </w:rPr>
            </w:r>
            <w:r>
              <w:rPr>
                <w:noProof/>
                <w:webHidden/>
              </w:rPr>
              <w:fldChar w:fldCharType="separate"/>
            </w:r>
            <w:r>
              <w:rPr>
                <w:noProof/>
                <w:webHidden/>
              </w:rPr>
              <w:t>4</w:t>
            </w:r>
            <w:r>
              <w:rPr>
                <w:noProof/>
                <w:webHidden/>
              </w:rPr>
              <w:fldChar w:fldCharType="end"/>
            </w:r>
          </w:hyperlink>
        </w:p>
        <w:p w14:paraId="73457383" w14:textId="712B9D9D" w:rsidR="00E57D79" w:rsidRDefault="00E57D79">
          <w:pPr>
            <w:pStyle w:val="TOC3"/>
            <w:tabs>
              <w:tab w:val="right" w:leader="dot" w:pos="10456"/>
            </w:tabs>
            <w:rPr>
              <w:rFonts w:asciiTheme="minorHAnsi" w:eastAsiaTheme="minorEastAsia" w:hAnsiTheme="minorHAnsi" w:cstheme="minorBidi"/>
              <w:noProof/>
              <w:kern w:val="2"/>
              <w:sz w:val="22"/>
              <w:szCs w:val="22"/>
              <w:lang w:eastAsia="en-SG"/>
              <w14:ligatures w14:val="standardContextual"/>
            </w:rPr>
          </w:pPr>
          <w:hyperlink w:anchor="_Toc150713459" w:history="1">
            <w:r w:rsidRPr="00F82C60">
              <w:rPr>
                <w:rStyle w:val="Hyperlink"/>
                <w:rFonts w:eastAsiaTheme="majorEastAsia"/>
                <w:noProof/>
              </w:rPr>
              <w:t>1.1.3. Transitions</w:t>
            </w:r>
            <w:r>
              <w:rPr>
                <w:noProof/>
                <w:webHidden/>
              </w:rPr>
              <w:tab/>
            </w:r>
            <w:r>
              <w:rPr>
                <w:noProof/>
                <w:webHidden/>
              </w:rPr>
              <w:fldChar w:fldCharType="begin"/>
            </w:r>
            <w:r>
              <w:rPr>
                <w:noProof/>
                <w:webHidden/>
              </w:rPr>
              <w:instrText xml:space="preserve"> PAGEREF _Toc150713459 \h </w:instrText>
            </w:r>
            <w:r>
              <w:rPr>
                <w:noProof/>
                <w:webHidden/>
              </w:rPr>
            </w:r>
            <w:r>
              <w:rPr>
                <w:noProof/>
                <w:webHidden/>
              </w:rPr>
              <w:fldChar w:fldCharType="separate"/>
            </w:r>
            <w:r>
              <w:rPr>
                <w:noProof/>
                <w:webHidden/>
              </w:rPr>
              <w:t>4</w:t>
            </w:r>
            <w:r>
              <w:rPr>
                <w:noProof/>
                <w:webHidden/>
              </w:rPr>
              <w:fldChar w:fldCharType="end"/>
            </w:r>
          </w:hyperlink>
        </w:p>
        <w:p w14:paraId="4A6D5A8E" w14:textId="0BA3A9FD" w:rsidR="00E57D79" w:rsidRDefault="00E57D79">
          <w:pPr>
            <w:pStyle w:val="TOC3"/>
            <w:tabs>
              <w:tab w:val="right" w:leader="dot" w:pos="10456"/>
            </w:tabs>
            <w:rPr>
              <w:rFonts w:asciiTheme="minorHAnsi" w:eastAsiaTheme="minorEastAsia" w:hAnsiTheme="minorHAnsi" w:cstheme="minorBidi"/>
              <w:noProof/>
              <w:kern w:val="2"/>
              <w:sz w:val="22"/>
              <w:szCs w:val="22"/>
              <w:lang w:eastAsia="en-SG"/>
              <w14:ligatures w14:val="standardContextual"/>
            </w:rPr>
          </w:pPr>
          <w:hyperlink w:anchor="_Toc150713460" w:history="1">
            <w:r w:rsidRPr="00F82C60">
              <w:rPr>
                <w:rStyle w:val="Hyperlink"/>
                <w:rFonts w:eastAsiaTheme="majorEastAsia"/>
                <w:noProof/>
              </w:rPr>
              <w:t>1.1.4. Rewards</w:t>
            </w:r>
            <w:r>
              <w:rPr>
                <w:noProof/>
                <w:webHidden/>
              </w:rPr>
              <w:tab/>
            </w:r>
            <w:r>
              <w:rPr>
                <w:noProof/>
                <w:webHidden/>
              </w:rPr>
              <w:fldChar w:fldCharType="begin"/>
            </w:r>
            <w:r>
              <w:rPr>
                <w:noProof/>
                <w:webHidden/>
              </w:rPr>
              <w:instrText xml:space="preserve"> PAGEREF _Toc150713460 \h </w:instrText>
            </w:r>
            <w:r>
              <w:rPr>
                <w:noProof/>
                <w:webHidden/>
              </w:rPr>
            </w:r>
            <w:r>
              <w:rPr>
                <w:noProof/>
                <w:webHidden/>
              </w:rPr>
              <w:fldChar w:fldCharType="separate"/>
            </w:r>
            <w:r>
              <w:rPr>
                <w:noProof/>
                <w:webHidden/>
              </w:rPr>
              <w:t>4</w:t>
            </w:r>
            <w:r>
              <w:rPr>
                <w:noProof/>
                <w:webHidden/>
              </w:rPr>
              <w:fldChar w:fldCharType="end"/>
            </w:r>
          </w:hyperlink>
        </w:p>
        <w:p w14:paraId="6037DE10" w14:textId="1A5D6C4D" w:rsidR="00E57D79" w:rsidRDefault="00E57D79">
          <w:pPr>
            <w:pStyle w:val="TOC2"/>
            <w:tabs>
              <w:tab w:val="right" w:leader="dot" w:pos="10456"/>
            </w:tabs>
            <w:rPr>
              <w:rFonts w:asciiTheme="minorHAnsi" w:eastAsiaTheme="minorEastAsia" w:hAnsiTheme="minorHAnsi" w:cstheme="minorBidi"/>
              <w:noProof/>
              <w:kern w:val="2"/>
              <w:sz w:val="22"/>
              <w:szCs w:val="22"/>
              <w:lang w:eastAsia="en-SG"/>
              <w14:ligatures w14:val="standardContextual"/>
            </w:rPr>
          </w:pPr>
          <w:hyperlink w:anchor="_Toc150713461" w:history="1">
            <w:r w:rsidRPr="00F82C60">
              <w:rPr>
                <w:rStyle w:val="Hyperlink"/>
                <w:rFonts w:eastAsiaTheme="majorEastAsia"/>
                <w:noProof/>
              </w:rPr>
              <w:t>1.2. Approaches</w:t>
            </w:r>
            <w:r>
              <w:rPr>
                <w:noProof/>
                <w:webHidden/>
              </w:rPr>
              <w:tab/>
            </w:r>
            <w:r>
              <w:rPr>
                <w:noProof/>
                <w:webHidden/>
              </w:rPr>
              <w:fldChar w:fldCharType="begin"/>
            </w:r>
            <w:r>
              <w:rPr>
                <w:noProof/>
                <w:webHidden/>
              </w:rPr>
              <w:instrText xml:space="preserve"> PAGEREF _Toc150713461 \h </w:instrText>
            </w:r>
            <w:r>
              <w:rPr>
                <w:noProof/>
                <w:webHidden/>
              </w:rPr>
            </w:r>
            <w:r>
              <w:rPr>
                <w:noProof/>
                <w:webHidden/>
              </w:rPr>
              <w:fldChar w:fldCharType="separate"/>
            </w:r>
            <w:r>
              <w:rPr>
                <w:noProof/>
                <w:webHidden/>
              </w:rPr>
              <w:t>4</w:t>
            </w:r>
            <w:r>
              <w:rPr>
                <w:noProof/>
                <w:webHidden/>
              </w:rPr>
              <w:fldChar w:fldCharType="end"/>
            </w:r>
          </w:hyperlink>
        </w:p>
        <w:p w14:paraId="5A4EFBE7" w14:textId="544E758F" w:rsidR="00E57D79" w:rsidRDefault="00E57D79">
          <w:pPr>
            <w:pStyle w:val="TOC1"/>
            <w:tabs>
              <w:tab w:val="right" w:leader="dot" w:pos="10456"/>
            </w:tabs>
            <w:rPr>
              <w:rFonts w:asciiTheme="minorHAnsi" w:eastAsiaTheme="minorEastAsia" w:hAnsiTheme="minorHAnsi" w:cstheme="minorBidi"/>
              <w:noProof/>
              <w:kern w:val="2"/>
              <w:sz w:val="22"/>
              <w:szCs w:val="22"/>
              <w:lang w:eastAsia="en-SG"/>
              <w14:ligatures w14:val="standardContextual"/>
            </w:rPr>
          </w:pPr>
          <w:hyperlink w:anchor="_Toc150713462" w:history="1">
            <w:r w:rsidRPr="00F82C60">
              <w:rPr>
                <w:rStyle w:val="Hyperlink"/>
                <w:rFonts w:eastAsiaTheme="majorEastAsia"/>
                <w:noProof/>
              </w:rPr>
              <w:t>2. Algorithms</w:t>
            </w:r>
            <w:r>
              <w:rPr>
                <w:noProof/>
                <w:webHidden/>
              </w:rPr>
              <w:tab/>
            </w:r>
            <w:r>
              <w:rPr>
                <w:noProof/>
                <w:webHidden/>
              </w:rPr>
              <w:fldChar w:fldCharType="begin"/>
            </w:r>
            <w:r>
              <w:rPr>
                <w:noProof/>
                <w:webHidden/>
              </w:rPr>
              <w:instrText xml:space="preserve"> PAGEREF _Toc150713462 \h </w:instrText>
            </w:r>
            <w:r>
              <w:rPr>
                <w:noProof/>
                <w:webHidden/>
              </w:rPr>
            </w:r>
            <w:r>
              <w:rPr>
                <w:noProof/>
                <w:webHidden/>
              </w:rPr>
              <w:fldChar w:fldCharType="separate"/>
            </w:r>
            <w:r>
              <w:rPr>
                <w:noProof/>
                <w:webHidden/>
              </w:rPr>
              <w:t>5</w:t>
            </w:r>
            <w:r>
              <w:rPr>
                <w:noProof/>
                <w:webHidden/>
              </w:rPr>
              <w:fldChar w:fldCharType="end"/>
            </w:r>
          </w:hyperlink>
        </w:p>
        <w:p w14:paraId="2322C2EF" w14:textId="23257862" w:rsidR="00E57D79" w:rsidRDefault="00E57D79">
          <w:pPr>
            <w:pStyle w:val="TOC2"/>
            <w:tabs>
              <w:tab w:val="right" w:leader="dot" w:pos="10456"/>
            </w:tabs>
            <w:rPr>
              <w:rFonts w:asciiTheme="minorHAnsi" w:eastAsiaTheme="minorEastAsia" w:hAnsiTheme="minorHAnsi" w:cstheme="minorBidi"/>
              <w:noProof/>
              <w:kern w:val="2"/>
              <w:sz w:val="22"/>
              <w:szCs w:val="22"/>
              <w:lang w:eastAsia="en-SG"/>
              <w14:ligatures w14:val="standardContextual"/>
            </w:rPr>
          </w:pPr>
          <w:hyperlink w:anchor="_Toc150713463" w:history="1">
            <w:r w:rsidRPr="00F82C60">
              <w:rPr>
                <w:rStyle w:val="Hyperlink"/>
                <w:rFonts w:eastAsiaTheme="majorEastAsia"/>
                <w:noProof/>
              </w:rPr>
              <w:t>2.1. MCTS</w:t>
            </w:r>
            <w:r>
              <w:rPr>
                <w:noProof/>
                <w:webHidden/>
              </w:rPr>
              <w:tab/>
            </w:r>
            <w:r>
              <w:rPr>
                <w:noProof/>
                <w:webHidden/>
              </w:rPr>
              <w:fldChar w:fldCharType="begin"/>
            </w:r>
            <w:r>
              <w:rPr>
                <w:noProof/>
                <w:webHidden/>
              </w:rPr>
              <w:instrText xml:space="preserve"> PAGEREF _Toc150713463 \h </w:instrText>
            </w:r>
            <w:r>
              <w:rPr>
                <w:noProof/>
                <w:webHidden/>
              </w:rPr>
            </w:r>
            <w:r>
              <w:rPr>
                <w:noProof/>
                <w:webHidden/>
              </w:rPr>
              <w:fldChar w:fldCharType="separate"/>
            </w:r>
            <w:r>
              <w:rPr>
                <w:noProof/>
                <w:webHidden/>
              </w:rPr>
              <w:t>5</w:t>
            </w:r>
            <w:r>
              <w:rPr>
                <w:noProof/>
                <w:webHidden/>
              </w:rPr>
              <w:fldChar w:fldCharType="end"/>
            </w:r>
          </w:hyperlink>
        </w:p>
        <w:p w14:paraId="079D0187" w14:textId="441B371E" w:rsidR="00E57D79" w:rsidRDefault="00E57D79">
          <w:pPr>
            <w:pStyle w:val="TOC3"/>
            <w:tabs>
              <w:tab w:val="right" w:leader="dot" w:pos="10456"/>
            </w:tabs>
            <w:rPr>
              <w:rFonts w:asciiTheme="minorHAnsi" w:eastAsiaTheme="minorEastAsia" w:hAnsiTheme="minorHAnsi" w:cstheme="minorBidi"/>
              <w:noProof/>
              <w:kern w:val="2"/>
              <w:sz w:val="22"/>
              <w:szCs w:val="22"/>
              <w:lang w:eastAsia="en-SG"/>
              <w14:ligatures w14:val="standardContextual"/>
            </w:rPr>
          </w:pPr>
          <w:hyperlink w:anchor="_Toc150713464" w:history="1">
            <w:r w:rsidRPr="00F82C60">
              <w:rPr>
                <w:rStyle w:val="Hyperlink"/>
                <w:rFonts w:eastAsiaTheme="majorEastAsia"/>
                <w:noProof/>
              </w:rPr>
              <w:t>2.1.1. Methodology</w:t>
            </w:r>
            <w:r>
              <w:rPr>
                <w:noProof/>
                <w:webHidden/>
              </w:rPr>
              <w:tab/>
            </w:r>
            <w:r>
              <w:rPr>
                <w:noProof/>
                <w:webHidden/>
              </w:rPr>
              <w:fldChar w:fldCharType="begin"/>
            </w:r>
            <w:r>
              <w:rPr>
                <w:noProof/>
                <w:webHidden/>
              </w:rPr>
              <w:instrText xml:space="preserve"> PAGEREF _Toc150713464 \h </w:instrText>
            </w:r>
            <w:r>
              <w:rPr>
                <w:noProof/>
                <w:webHidden/>
              </w:rPr>
            </w:r>
            <w:r>
              <w:rPr>
                <w:noProof/>
                <w:webHidden/>
              </w:rPr>
              <w:fldChar w:fldCharType="separate"/>
            </w:r>
            <w:r>
              <w:rPr>
                <w:noProof/>
                <w:webHidden/>
              </w:rPr>
              <w:t>5</w:t>
            </w:r>
            <w:r>
              <w:rPr>
                <w:noProof/>
                <w:webHidden/>
              </w:rPr>
              <w:fldChar w:fldCharType="end"/>
            </w:r>
          </w:hyperlink>
        </w:p>
        <w:p w14:paraId="2D503C16" w14:textId="1FCD58C2" w:rsidR="00E57D79" w:rsidRDefault="00E57D79">
          <w:pPr>
            <w:pStyle w:val="TOC3"/>
            <w:tabs>
              <w:tab w:val="right" w:leader="dot" w:pos="10456"/>
            </w:tabs>
            <w:rPr>
              <w:rFonts w:asciiTheme="minorHAnsi" w:eastAsiaTheme="minorEastAsia" w:hAnsiTheme="minorHAnsi" w:cstheme="minorBidi"/>
              <w:noProof/>
              <w:kern w:val="2"/>
              <w:sz w:val="22"/>
              <w:szCs w:val="22"/>
              <w:lang w:eastAsia="en-SG"/>
              <w14:ligatures w14:val="standardContextual"/>
            </w:rPr>
          </w:pPr>
          <w:hyperlink w:anchor="_Toc150713465" w:history="1">
            <w:r w:rsidRPr="00F82C60">
              <w:rPr>
                <w:rStyle w:val="Hyperlink"/>
                <w:rFonts w:eastAsiaTheme="majorEastAsia"/>
                <w:noProof/>
              </w:rPr>
              <w:t>2.1.2. Pseudo Code</w:t>
            </w:r>
            <w:r>
              <w:rPr>
                <w:noProof/>
                <w:webHidden/>
              </w:rPr>
              <w:tab/>
            </w:r>
            <w:r>
              <w:rPr>
                <w:noProof/>
                <w:webHidden/>
              </w:rPr>
              <w:fldChar w:fldCharType="begin"/>
            </w:r>
            <w:r>
              <w:rPr>
                <w:noProof/>
                <w:webHidden/>
              </w:rPr>
              <w:instrText xml:space="preserve"> PAGEREF _Toc150713465 \h </w:instrText>
            </w:r>
            <w:r>
              <w:rPr>
                <w:noProof/>
                <w:webHidden/>
              </w:rPr>
            </w:r>
            <w:r>
              <w:rPr>
                <w:noProof/>
                <w:webHidden/>
              </w:rPr>
              <w:fldChar w:fldCharType="separate"/>
            </w:r>
            <w:r>
              <w:rPr>
                <w:noProof/>
                <w:webHidden/>
              </w:rPr>
              <w:t>7</w:t>
            </w:r>
            <w:r>
              <w:rPr>
                <w:noProof/>
                <w:webHidden/>
              </w:rPr>
              <w:fldChar w:fldCharType="end"/>
            </w:r>
          </w:hyperlink>
        </w:p>
        <w:p w14:paraId="7A1DD9A0" w14:textId="4E9449D3" w:rsidR="00E57D79" w:rsidRDefault="00E57D79">
          <w:pPr>
            <w:pStyle w:val="TOC2"/>
            <w:tabs>
              <w:tab w:val="right" w:leader="dot" w:pos="10456"/>
            </w:tabs>
            <w:rPr>
              <w:rFonts w:asciiTheme="minorHAnsi" w:eastAsiaTheme="minorEastAsia" w:hAnsiTheme="minorHAnsi" w:cstheme="minorBidi"/>
              <w:noProof/>
              <w:kern w:val="2"/>
              <w:sz w:val="22"/>
              <w:szCs w:val="22"/>
              <w:lang w:eastAsia="en-SG"/>
              <w14:ligatures w14:val="standardContextual"/>
            </w:rPr>
          </w:pPr>
          <w:hyperlink w:anchor="_Toc150713466" w:history="1">
            <w:r w:rsidRPr="00F82C60">
              <w:rPr>
                <w:rStyle w:val="Hyperlink"/>
                <w:rFonts w:eastAsiaTheme="majorEastAsia"/>
                <w:noProof/>
              </w:rPr>
              <w:t>2.2. Other models</w:t>
            </w:r>
            <w:r>
              <w:rPr>
                <w:noProof/>
                <w:webHidden/>
              </w:rPr>
              <w:tab/>
            </w:r>
            <w:r>
              <w:rPr>
                <w:noProof/>
                <w:webHidden/>
              </w:rPr>
              <w:fldChar w:fldCharType="begin"/>
            </w:r>
            <w:r>
              <w:rPr>
                <w:noProof/>
                <w:webHidden/>
              </w:rPr>
              <w:instrText xml:space="preserve"> PAGEREF _Toc150713466 \h </w:instrText>
            </w:r>
            <w:r>
              <w:rPr>
                <w:noProof/>
                <w:webHidden/>
              </w:rPr>
            </w:r>
            <w:r>
              <w:rPr>
                <w:noProof/>
                <w:webHidden/>
              </w:rPr>
              <w:fldChar w:fldCharType="separate"/>
            </w:r>
            <w:r>
              <w:rPr>
                <w:noProof/>
                <w:webHidden/>
              </w:rPr>
              <w:t>8</w:t>
            </w:r>
            <w:r>
              <w:rPr>
                <w:noProof/>
                <w:webHidden/>
              </w:rPr>
              <w:fldChar w:fldCharType="end"/>
            </w:r>
          </w:hyperlink>
        </w:p>
        <w:p w14:paraId="6632D3D2" w14:textId="0AD28BA4" w:rsidR="00E57D79" w:rsidRDefault="00E57D79">
          <w:pPr>
            <w:pStyle w:val="TOC3"/>
            <w:tabs>
              <w:tab w:val="right" w:leader="dot" w:pos="10456"/>
            </w:tabs>
            <w:rPr>
              <w:rFonts w:asciiTheme="minorHAnsi" w:eastAsiaTheme="minorEastAsia" w:hAnsiTheme="minorHAnsi" w:cstheme="minorBidi"/>
              <w:noProof/>
              <w:kern w:val="2"/>
              <w:sz w:val="22"/>
              <w:szCs w:val="22"/>
              <w:lang w:eastAsia="en-SG"/>
              <w14:ligatures w14:val="standardContextual"/>
            </w:rPr>
          </w:pPr>
          <w:hyperlink w:anchor="_Toc150713467" w:history="1">
            <w:r w:rsidRPr="00F82C60">
              <w:rPr>
                <w:rStyle w:val="Hyperlink"/>
                <w:rFonts w:eastAsiaTheme="majorEastAsia"/>
                <w:noProof/>
              </w:rPr>
              <w:t>2.2.1. Rule-Based Agent</w:t>
            </w:r>
            <w:r>
              <w:rPr>
                <w:noProof/>
                <w:webHidden/>
              </w:rPr>
              <w:tab/>
            </w:r>
            <w:r>
              <w:rPr>
                <w:noProof/>
                <w:webHidden/>
              </w:rPr>
              <w:fldChar w:fldCharType="begin"/>
            </w:r>
            <w:r>
              <w:rPr>
                <w:noProof/>
                <w:webHidden/>
              </w:rPr>
              <w:instrText xml:space="preserve"> PAGEREF _Toc150713467 \h </w:instrText>
            </w:r>
            <w:r>
              <w:rPr>
                <w:noProof/>
                <w:webHidden/>
              </w:rPr>
            </w:r>
            <w:r>
              <w:rPr>
                <w:noProof/>
                <w:webHidden/>
              </w:rPr>
              <w:fldChar w:fldCharType="separate"/>
            </w:r>
            <w:r>
              <w:rPr>
                <w:noProof/>
                <w:webHidden/>
              </w:rPr>
              <w:t>8</w:t>
            </w:r>
            <w:r>
              <w:rPr>
                <w:noProof/>
                <w:webHidden/>
              </w:rPr>
              <w:fldChar w:fldCharType="end"/>
            </w:r>
          </w:hyperlink>
        </w:p>
        <w:p w14:paraId="46F51381" w14:textId="0D2A32F8" w:rsidR="00E57D79" w:rsidRDefault="00E57D79">
          <w:pPr>
            <w:pStyle w:val="TOC3"/>
            <w:tabs>
              <w:tab w:val="right" w:leader="dot" w:pos="10456"/>
            </w:tabs>
            <w:rPr>
              <w:rFonts w:asciiTheme="minorHAnsi" w:eastAsiaTheme="minorEastAsia" w:hAnsiTheme="minorHAnsi" w:cstheme="minorBidi"/>
              <w:noProof/>
              <w:kern w:val="2"/>
              <w:sz w:val="22"/>
              <w:szCs w:val="22"/>
              <w:lang w:eastAsia="en-SG"/>
              <w14:ligatures w14:val="standardContextual"/>
            </w:rPr>
          </w:pPr>
          <w:hyperlink w:anchor="_Toc150713468" w:history="1">
            <w:r w:rsidRPr="00F82C60">
              <w:rPr>
                <w:rStyle w:val="Hyperlink"/>
                <w:rFonts w:eastAsiaTheme="majorEastAsia"/>
                <w:noProof/>
              </w:rPr>
              <w:t>2.2.2. Vanilla DQN</w:t>
            </w:r>
            <w:r>
              <w:rPr>
                <w:noProof/>
                <w:webHidden/>
              </w:rPr>
              <w:tab/>
            </w:r>
            <w:r>
              <w:rPr>
                <w:noProof/>
                <w:webHidden/>
              </w:rPr>
              <w:fldChar w:fldCharType="begin"/>
            </w:r>
            <w:r>
              <w:rPr>
                <w:noProof/>
                <w:webHidden/>
              </w:rPr>
              <w:instrText xml:space="preserve"> PAGEREF _Toc150713468 \h </w:instrText>
            </w:r>
            <w:r>
              <w:rPr>
                <w:noProof/>
                <w:webHidden/>
              </w:rPr>
            </w:r>
            <w:r>
              <w:rPr>
                <w:noProof/>
                <w:webHidden/>
              </w:rPr>
              <w:fldChar w:fldCharType="separate"/>
            </w:r>
            <w:r>
              <w:rPr>
                <w:noProof/>
                <w:webHidden/>
              </w:rPr>
              <w:t>8</w:t>
            </w:r>
            <w:r>
              <w:rPr>
                <w:noProof/>
                <w:webHidden/>
              </w:rPr>
              <w:fldChar w:fldCharType="end"/>
            </w:r>
          </w:hyperlink>
        </w:p>
        <w:p w14:paraId="42FA0B23" w14:textId="6E336EEC" w:rsidR="00E57D79" w:rsidRDefault="00E57D79">
          <w:pPr>
            <w:pStyle w:val="TOC3"/>
            <w:tabs>
              <w:tab w:val="right" w:leader="dot" w:pos="10456"/>
            </w:tabs>
            <w:rPr>
              <w:rFonts w:asciiTheme="minorHAnsi" w:eastAsiaTheme="minorEastAsia" w:hAnsiTheme="minorHAnsi" w:cstheme="minorBidi"/>
              <w:noProof/>
              <w:kern w:val="2"/>
              <w:sz w:val="22"/>
              <w:szCs w:val="22"/>
              <w:lang w:eastAsia="en-SG"/>
              <w14:ligatures w14:val="standardContextual"/>
            </w:rPr>
          </w:pPr>
          <w:hyperlink w:anchor="_Toc150713469" w:history="1">
            <w:r w:rsidRPr="00F82C60">
              <w:rPr>
                <w:rStyle w:val="Hyperlink"/>
                <w:rFonts w:eastAsiaTheme="majorEastAsia"/>
                <w:noProof/>
              </w:rPr>
              <w:t>2.2.3. TD(Lambda) Agent</w:t>
            </w:r>
            <w:r>
              <w:rPr>
                <w:noProof/>
                <w:webHidden/>
              </w:rPr>
              <w:tab/>
            </w:r>
            <w:r>
              <w:rPr>
                <w:noProof/>
                <w:webHidden/>
              </w:rPr>
              <w:fldChar w:fldCharType="begin"/>
            </w:r>
            <w:r>
              <w:rPr>
                <w:noProof/>
                <w:webHidden/>
              </w:rPr>
              <w:instrText xml:space="preserve"> PAGEREF _Toc150713469 \h </w:instrText>
            </w:r>
            <w:r>
              <w:rPr>
                <w:noProof/>
                <w:webHidden/>
              </w:rPr>
            </w:r>
            <w:r>
              <w:rPr>
                <w:noProof/>
                <w:webHidden/>
              </w:rPr>
              <w:fldChar w:fldCharType="separate"/>
            </w:r>
            <w:r>
              <w:rPr>
                <w:noProof/>
                <w:webHidden/>
              </w:rPr>
              <w:t>8</w:t>
            </w:r>
            <w:r>
              <w:rPr>
                <w:noProof/>
                <w:webHidden/>
              </w:rPr>
              <w:fldChar w:fldCharType="end"/>
            </w:r>
          </w:hyperlink>
        </w:p>
        <w:p w14:paraId="0D8A1E4D" w14:textId="1978EF3F" w:rsidR="00E57D79" w:rsidRDefault="00E57D79">
          <w:pPr>
            <w:pStyle w:val="TOC3"/>
            <w:tabs>
              <w:tab w:val="right" w:leader="dot" w:pos="10456"/>
            </w:tabs>
            <w:rPr>
              <w:rFonts w:asciiTheme="minorHAnsi" w:eastAsiaTheme="minorEastAsia" w:hAnsiTheme="minorHAnsi" w:cstheme="minorBidi"/>
              <w:noProof/>
              <w:kern w:val="2"/>
              <w:sz w:val="22"/>
              <w:szCs w:val="22"/>
              <w:lang w:eastAsia="en-SG"/>
              <w14:ligatures w14:val="standardContextual"/>
            </w:rPr>
          </w:pPr>
          <w:hyperlink w:anchor="_Toc150713470" w:history="1">
            <w:r w:rsidRPr="00F82C60">
              <w:rPr>
                <w:rStyle w:val="Hyperlink"/>
                <w:rFonts w:eastAsiaTheme="majorEastAsia"/>
                <w:noProof/>
              </w:rPr>
              <w:t>2.2.4. QRDQN, TRPO, ARS, RecurrentPPO</w:t>
            </w:r>
            <w:r>
              <w:rPr>
                <w:noProof/>
                <w:webHidden/>
              </w:rPr>
              <w:tab/>
            </w:r>
            <w:r>
              <w:rPr>
                <w:noProof/>
                <w:webHidden/>
              </w:rPr>
              <w:fldChar w:fldCharType="begin"/>
            </w:r>
            <w:r>
              <w:rPr>
                <w:noProof/>
                <w:webHidden/>
              </w:rPr>
              <w:instrText xml:space="preserve"> PAGEREF _Toc150713470 \h </w:instrText>
            </w:r>
            <w:r>
              <w:rPr>
                <w:noProof/>
                <w:webHidden/>
              </w:rPr>
            </w:r>
            <w:r>
              <w:rPr>
                <w:noProof/>
                <w:webHidden/>
              </w:rPr>
              <w:fldChar w:fldCharType="separate"/>
            </w:r>
            <w:r>
              <w:rPr>
                <w:noProof/>
                <w:webHidden/>
              </w:rPr>
              <w:t>8</w:t>
            </w:r>
            <w:r>
              <w:rPr>
                <w:noProof/>
                <w:webHidden/>
              </w:rPr>
              <w:fldChar w:fldCharType="end"/>
            </w:r>
          </w:hyperlink>
        </w:p>
        <w:p w14:paraId="06B9289F" w14:textId="2516702F" w:rsidR="00E57D79" w:rsidRDefault="00E57D79">
          <w:pPr>
            <w:pStyle w:val="TOC1"/>
            <w:tabs>
              <w:tab w:val="right" w:leader="dot" w:pos="10456"/>
            </w:tabs>
            <w:rPr>
              <w:rFonts w:asciiTheme="minorHAnsi" w:eastAsiaTheme="minorEastAsia" w:hAnsiTheme="minorHAnsi" w:cstheme="minorBidi"/>
              <w:noProof/>
              <w:kern w:val="2"/>
              <w:sz w:val="22"/>
              <w:szCs w:val="22"/>
              <w:lang w:eastAsia="en-SG"/>
              <w14:ligatures w14:val="standardContextual"/>
            </w:rPr>
          </w:pPr>
          <w:hyperlink w:anchor="_Toc150713471" w:history="1">
            <w:r w:rsidRPr="00F82C60">
              <w:rPr>
                <w:rStyle w:val="Hyperlink"/>
                <w:rFonts w:eastAsiaTheme="majorEastAsia"/>
                <w:noProof/>
              </w:rPr>
              <w:t>3. Results and Evaluation</w:t>
            </w:r>
            <w:r>
              <w:rPr>
                <w:noProof/>
                <w:webHidden/>
              </w:rPr>
              <w:tab/>
            </w:r>
            <w:r>
              <w:rPr>
                <w:noProof/>
                <w:webHidden/>
              </w:rPr>
              <w:fldChar w:fldCharType="begin"/>
            </w:r>
            <w:r>
              <w:rPr>
                <w:noProof/>
                <w:webHidden/>
              </w:rPr>
              <w:instrText xml:space="preserve"> PAGEREF _Toc150713471 \h </w:instrText>
            </w:r>
            <w:r>
              <w:rPr>
                <w:noProof/>
                <w:webHidden/>
              </w:rPr>
            </w:r>
            <w:r>
              <w:rPr>
                <w:noProof/>
                <w:webHidden/>
              </w:rPr>
              <w:fldChar w:fldCharType="separate"/>
            </w:r>
            <w:r>
              <w:rPr>
                <w:noProof/>
                <w:webHidden/>
              </w:rPr>
              <w:t>9</w:t>
            </w:r>
            <w:r>
              <w:rPr>
                <w:noProof/>
                <w:webHidden/>
              </w:rPr>
              <w:fldChar w:fldCharType="end"/>
            </w:r>
          </w:hyperlink>
        </w:p>
        <w:p w14:paraId="08581B88" w14:textId="427B98F2" w:rsidR="00E57D79" w:rsidRDefault="00E57D79">
          <w:pPr>
            <w:pStyle w:val="TOC2"/>
            <w:tabs>
              <w:tab w:val="right" w:leader="dot" w:pos="10456"/>
            </w:tabs>
            <w:rPr>
              <w:rFonts w:asciiTheme="minorHAnsi" w:eastAsiaTheme="minorEastAsia" w:hAnsiTheme="minorHAnsi" w:cstheme="minorBidi"/>
              <w:noProof/>
              <w:kern w:val="2"/>
              <w:sz w:val="22"/>
              <w:szCs w:val="22"/>
              <w:lang w:eastAsia="en-SG"/>
              <w14:ligatures w14:val="standardContextual"/>
            </w:rPr>
          </w:pPr>
          <w:hyperlink w:anchor="_Toc150713472" w:history="1">
            <w:r w:rsidRPr="00F82C60">
              <w:rPr>
                <w:rStyle w:val="Hyperlink"/>
                <w:rFonts w:eastAsiaTheme="majorEastAsia"/>
                <w:noProof/>
              </w:rPr>
              <w:t>3.1. Evaluation method</w:t>
            </w:r>
            <w:r>
              <w:rPr>
                <w:noProof/>
                <w:webHidden/>
              </w:rPr>
              <w:tab/>
            </w:r>
            <w:r>
              <w:rPr>
                <w:noProof/>
                <w:webHidden/>
              </w:rPr>
              <w:fldChar w:fldCharType="begin"/>
            </w:r>
            <w:r>
              <w:rPr>
                <w:noProof/>
                <w:webHidden/>
              </w:rPr>
              <w:instrText xml:space="preserve"> PAGEREF _Toc150713472 \h </w:instrText>
            </w:r>
            <w:r>
              <w:rPr>
                <w:noProof/>
                <w:webHidden/>
              </w:rPr>
            </w:r>
            <w:r>
              <w:rPr>
                <w:noProof/>
                <w:webHidden/>
              </w:rPr>
              <w:fldChar w:fldCharType="separate"/>
            </w:r>
            <w:r>
              <w:rPr>
                <w:noProof/>
                <w:webHidden/>
              </w:rPr>
              <w:t>9</w:t>
            </w:r>
            <w:r>
              <w:rPr>
                <w:noProof/>
                <w:webHidden/>
              </w:rPr>
              <w:fldChar w:fldCharType="end"/>
            </w:r>
          </w:hyperlink>
        </w:p>
        <w:p w14:paraId="3724D3A0" w14:textId="3AB93929" w:rsidR="00E57D79" w:rsidRDefault="00E57D79">
          <w:pPr>
            <w:pStyle w:val="TOC2"/>
            <w:tabs>
              <w:tab w:val="right" w:leader="dot" w:pos="10456"/>
            </w:tabs>
            <w:rPr>
              <w:rFonts w:asciiTheme="minorHAnsi" w:eastAsiaTheme="minorEastAsia" w:hAnsiTheme="minorHAnsi" w:cstheme="minorBidi"/>
              <w:noProof/>
              <w:kern w:val="2"/>
              <w:sz w:val="22"/>
              <w:szCs w:val="22"/>
              <w:lang w:eastAsia="en-SG"/>
              <w14:ligatures w14:val="standardContextual"/>
            </w:rPr>
          </w:pPr>
          <w:hyperlink w:anchor="_Toc150713473" w:history="1">
            <w:r w:rsidRPr="00F82C60">
              <w:rPr>
                <w:rStyle w:val="Hyperlink"/>
                <w:rFonts w:eastAsiaTheme="majorEastAsia"/>
                <w:noProof/>
              </w:rPr>
              <w:t>3.2. Results and Final Agent Selection for Task 1</w:t>
            </w:r>
            <w:r>
              <w:rPr>
                <w:noProof/>
                <w:webHidden/>
              </w:rPr>
              <w:tab/>
            </w:r>
            <w:r>
              <w:rPr>
                <w:noProof/>
                <w:webHidden/>
              </w:rPr>
              <w:fldChar w:fldCharType="begin"/>
            </w:r>
            <w:r>
              <w:rPr>
                <w:noProof/>
                <w:webHidden/>
              </w:rPr>
              <w:instrText xml:space="preserve"> PAGEREF _Toc150713473 \h </w:instrText>
            </w:r>
            <w:r>
              <w:rPr>
                <w:noProof/>
                <w:webHidden/>
              </w:rPr>
            </w:r>
            <w:r>
              <w:rPr>
                <w:noProof/>
                <w:webHidden/>
              </w:rPr>
              <w:fldChar w:fldCharType="separate"/>
            </w:r>
            <w:r>
              <w:rPr>
                <w:noProof/>
                <w:webHidden/>
              </w:rPr>
              <w:t>10</w:t>
            </w:r>
            <w:r>
              <w:rPr>
                <w:noProof/>
                <w:webHidden/>
              </w:rPr>
              <w:fldChar w:fldCharType="end"/>
            </w:r>
          </w:hyperlink>
        </w:p>
        <w:p w14:paraId="1AD762D7" w14:textId="4A9AA044" w:rsidR="00E57D79" w:rsidRDefault="00E57D79">
          <w:pPr>
            <w:pStyle w:val="TOC2"/>
            <w:tabs>
              <w:tab w:val="right" w:leader="dot" w:pos="10456"/>
            </w:tabs>
            <w:rPr>
              <w:rFonts w:asciiTheme="minorHAnsi" w:eastAsiaTheme="minorEastAsia" w:hAnsiTheme="minorHAnsi" w:cstheme="minorBidi"/>
              <w:noProof/>
              <w:kern w:val="2"/>
              <w:sz w:val="22"/>
              <w:szCs w:val="22"/>
              <w:lang w:eastAsia="en-SG"/>
              <w14:ligatures w14:val="standardContextual"/>
            </w:rPr>
          </w:pPr>
          <w:hyperlink w:anchor="_Toc150713474" w:history="1">
            <w:r w:rsidRPr="00F82C60">
              <w:rPr>
                <w:rStyle w:val="Hyperlink"/>
                <w:rFonts w:eastAsiaTheme="majorEastAsia"/>
                <w:noProof/>
              </w:rPr>
              <w:t>3.3. Model behaviours</w:t>
            </w:r>
            <w:r>
              <w:rPr>
                <w:noProof/>
                <w:webHidden/>
              </w:rPr>
              <w:tab/>
            </w:r>
            <w:r>
              <w:rPr>
                <w:noProof/>
                <w:webHidden/>
              </w:rPr>
              <w:fldChar w:fldCharType="begin"/>
            </w:r>
            <w:r>
              <w:rPr>
                <w:noProof/>
                <w:webHidden/>
              </w:rPr>
              <w:instrText xml:space="preserve"> PAGEREF _Toc150713474 \h </w:instrText>
            </w:r>
            <w:r>
              <w:rPr>
                <w:noProof/>
                <w:webHidden/>
              </w:rPr>
            </w:r>
            <w:r>
              <w:rPr>
                <w:noProof/>
                <w:webHidden/>
              </w:rPr>
              <w:fldChar w:fldCharType="separate"/>
            </w:r>
            <w:r>
              <w:rPr>
                <w:noProof/>
                <w:webHidden/>
              </w:rPr>
              <w:t>11</w:t>
            </w:r>
            <w:r>
              <w:rPr>
                <w:noProof/>
                <w:webHidden/>
              </w:rPr>
              <w:fldChar w:fldCharType="end"/>
            </w:r>
          </w:hyperlink>
        </w:p>
        <w:p w14:paraId="53F7910B" w14:textId="2572F14E" w:rsidR="00E57D79" w:rsidRDefault="00E57D79">
          <w:pPr>
            <w:pStyle w:val="TOC1"/>
            <w:tabs>
              <w:tab w:val="right" w:leader="dot" w:pos="10456"/>
            </w:tabs>
            <w:rPr>
              <w:rFonts w:asciiTheme="minorHAnsi" w:eastAsiaTheme="minorEastAsia" w:hAnsiTheme="minorHAnsi" w:cstheme="minorBidi"/>
              <w:noProof/>
              <w:kern w:val="2"/>
              <w:sz w:val="22"/>
              <w:szCs w:val="22"/>
              <w:lang w:eastAsia="en-SG"/>
              <w14:ligatures w14:val="standardContextual"/>
            </w:rPr>
          </w:pPr>
          <w:hyperlink w:anchor="_Toc150713475" w:history="1">
            <w:r w:rsidRPr="00F82C60">
              <w:rPr>
                <w:rStyle w:val="Hyperlink"/>
                <w:rFonts w:eastAsiaTheme="majorEastAsia"/>
                <w:noProof/>
              </w:rPr>
              <w:t>4. Task 2</w:t>
            </w:r>
            <w:r>
              <w:rPr>
                <w:noProof/>
                <w:webHidden/>
              </w:rPr>
              <w:tab/>
            </w:r>
            <w:r>
              <w:rPr>
                <w:noProof/>
                <w:webHidden/>
              </w:rPr>
              <w:fldChar w:fldCharType="begin"/>
            </w:r>
            <w:r>
              <w:rPr>
                <w:noProof/>
                <w:webHidden/>
              </w:rPr>
              <w:instrText xml:space="preserve"> PAGEREF _Toc150713475 \h </w:instrText>
            </w:r>
            <w:r>
              <w:rPr>
                <w:noProof/>
                <w:webHidden/>
              </w:rPr>
            </w:r>
            <w:r>
              <w:rPr>
                <w:noProof/>
                <w:webHidden/>
              </w:rPr>
              <w:fldChar w:fldCharType="separate"/>
            </w:r>
            <w:r>
              <w:rPr>
                <w:noProof/>
                <w:webHidden/>
              </w:rPr>
              <w:t>12</w:t>
            </w:r>
            <w:r>
              <w:rPr>
                <w:noProof/>
                <w:webHidden/>
              </w:rPr>
              <w:fldChar w:fldCharType="end"/>
            </w:r>
          </w:hyperlink>
        </w:p>
        <w:p w14:paraId="5B844303" w14:textId="3A7D7AA1" w:rsidR="00E57D79" w:rsidRDefault="00E57D79">
          <w:pPr>
            <w:pStyle w:val="TOC2"/>
            <w:tabs>
              <w:tab w:val="right" w:leader="dot" w:pos="10456"/>
            </w:tabs>
            <w:rPr>
              <w:rFonts w:asciiTheme="minorHAnsi" w:eastAsiaTheme="minorEastAsia" w:hAnsiTheme="minorHAnsi" w:cstheme="minorBidi"/>
              <w:noProof/>
              <w:kern w:val="2"/>
              <w:sz w:val="22"/>
              <w:szCs w:val="22"/>
              <w:lang w:eastAsia="en-SG"/>
              <w14:ligatures w14:val="standardContextual"/>
            </w:rPr>
          </w:pPr>
          <w:hyperlink w:anchor="_Toc150713476" w:history="1">
            <w:r w:rsidRPr="00F82C60">
              <w:rPr>
                <w:rStyle w:val="Hyperlink"/>
                <w:rFonts w:eastAsiaTheme="majorEastAsia"/>
                <w:noProof/>
              </w:rPr>
              <w:t>4.1. Modifications</w:t>
            </w:r>
            <w:r>
              <w:rPr>
                <w:noProof/>
                <w:webHidden/>
              </w:rPr>
              <w:tab/>
            </w:r>
            <w:r>
              <w:rPr>
                <w:noProof/>
                <w:webHidden/>
              </w:rPr>
              <w:fldChar w:fldCharType="begin"/>
            </w:r>
            <w:r>
              <w:rPr>
                <w:noProof/>
                <w:webHidden/>
              </w:rPr>
              <w:instrText xml:space="preserve"> PAGEREF _Toc150713476 \h </w:instrText>
            </w:r>
            <w:r>
              <w:rPr>
                <w:noProof/>
                <w:webHidden/>
              </w:rPr>
            </w:r>
            <w:r>
              <w:rPr>
                <w:noProof/>
                <w:webHidden/>
              </w:rPr>
              <w:fldChar w:fldCharType="separate"/>
            </w:r>
            <w:r>
              <w:rPr>
                <w:noProof/>
                <w:webHidden/>
              </w:rPr>
              <w:t>12</w:t>
            </w:r>
            <w:r>
              <w:rPr>
                <w:noProof/>
                <w:webHidden/>
              </w:rPr>
              <w:fldChar w:fldCharType="end"/>
            </w:r>
          </w:hyperlink>
        </w:p>
        <w:p w14:paraId="7C0BB921" w14:textId="562F0E0A" w:rsidR="00E57D79" w:rsidRDefault="00E57D79">
          <w:pPr>
            <w:pStyle w:val="TOC3"/>
            <w:tabs>
              <w:tab w:val="right" w:leader="dot" w:pos="10456"/>
            </w:tabs>
            <w:rPr>
              <w:rFonts w:asciiTheme="minorHAnsi" w:eastAsiaTheme="minorEastAsia" w:hAnsiTheme="minorHAnsi" w:cstheme="minorBidi"/>
              <w:noProof/>
              <w:kern w:val="2"/>
              <w:sz w:val="22"/>
              <w:szCs w:val="22"/>
              <w:lang w:eastAsia="en-SG"/>
              <w14:ligatures w14:val="standardContextual"/>
            </w:rPr>
          </w:pPr>
          <w:hyperlink w:anchor="_Toc150713477" w:history="1">
            <w:r w:rsidRPr="00F82C60">
              <w:rPr>
                <w:rStyle w:val="Hyperlink"/>
                <w:rFonts w:eastAsiaTheme="majorEastAsia"/>
                <w:noProof/>
              </w:rPr>
              <w:t>4.1.1. Modifications to Environment</w:t>
            </w:r>
            <w:r>
              <w:rPr>
                <w:noProof/>
                <w:webHidden/>
              </w:rPr>
              <w:tab/>
            </w:r>
            <w:r>
              <w:rPr>
                <w:noProof/>
                <w:webHidden/>
              </w:rPr>
              <w:fldChar w:fldCharType="begin"/>
            </w:r>
            <w:r>
              <w:rPr>
                <w:noProof/>
                <w:webHidden/>
              </w:rPr>
              <w:instrText xml:space="preserve"> PAGEREF _Toc150713477 \h </w:instrText>
            </w:r>
            <w:r>
              <w:rPr>
                <w:noProof/>
                <w:webHidden/>
              </w:rPr>
            </w:r>
            <w:r>
              <w:rPr>
                <w:noProof/>
                <w:webHidden/>
              </w:rPr>
              <w:fldChar w:fldCharType="separate"/>
            </w:r>
            <w:r>
              <w:rPr>
                <w:noProof/>
                <w:webHidden/>
              </w:rPr>
              <w:t>12</w:t>
            </w:r>
            <w:r>
              <w:rPr>
                <w:noProof/>
                <w:webHidden/>
              </w:rPr>
              <w:fldChar w:fldCharType="end"/>
            </w:r>
          </w:hyperlink>
        </w:p>
        <w:p w14:paraId="68CA2E88" w14:textId="636C565E" w:rsidR="00E57D79" w:rsidRDefault="00E57D79">
          <w:pPr>
            <w:pStyle w:val="TOC3"/>
            <w:tabs>
              <w:tab w:val="right" w:leader="dot" w:pos="10456"/>
            </w:tabs>
            <w:rPr>
              <w:rFonts w:asciiTheme="minorHAnsi" w:eastAsiaTheme="minorEastAsia" w:hAnsiTheme="minorHAnsi" w:cstheme="minorBidi"/>
              <w:noProof/>
              <w:kern w:val="2"/>
              <w:sz w:val="22"/>
              <w:szCs w:val="22"/>
              <w:lang w:eastAsia="en-SG"/>
              <w14:ligatures w14:val="standardContextual"/>
            </w:rPr>
          </w:pPr>
          <w:hyperlink w:anchor="_Toc150713478" w:history="1">
            <w:r w:rsidRPr="00F82C60">
              <w:rPr>
                <w:rStyle w:val="Hyperlink"/>
                <w:rFonts w:eastAsiaTheme="majorEastAsia"/>
                <w:noProof/>
              </w:rPr>
              <w:t>4.1.2. Modifications to Action Space</w:t>
            </w:r>
            <w:r>
              <w:rPr>
                <w:noProof/>
                <w:webHidden/>
              </w:rPr>
              <w:tab/>
            </w:r>
            <w:r>
              <w:rPr>
                <w:noProof/>
                <w:webHidden/>
              </w:rPr>
              <w:fldChar w:fldCharType="begin"/>
            </w:r>
            <w:r>
              <w:rPr>
                <w:noProof/>
                <w:webHidden/>
              </w:rPr>
              <w:instrText xml:space="preserve"> PAGEREF _Toc150713478 \h </w:instrText>
            </w:r>
            <w:r>
              <w:rPr>
                <w:noProof/>
                <w:webHidden/>
              </w:rPr>
            </w:r>
            <w:r>
              <w:rPr>
                <w:noProof/>
                <w:webHidden/>
              </w:rPr>
              <w:fldChar w:fldCharType="separate"/>
            </w:r>
            <w:r>
              <w:rPr>
                <w:noProof/>
                <w:webHidden/>
              </w:rPr>
              <w:t>12</w:t>
            </w:r>
            <w:r>
              <w:rPr>
                <w:noProof/>
                <w:webHidden/>
              </w:rPr>
              <w:fldChar w:fldCharType="end"/>
            </w:r>
          </w:hyperlink>
        </w:p>
        <w:p w14:paraId="2F6807E0" w14:textId="367234E9" w:rsidR="00E57D79" w:rsidRDefault="00E57D79">
          <w:pPr>
            <w:pStyle w:val="TOC3"/>
            <w:tabs>
              <w:tab w:val="right" w:leader="dot" w:pos="10456"/>
            </w:tabs>
            <w:rPr>
              <w:rFonts w:asciiTheme="minorHAnsi" w:eastAsiaTheme="minorEastAsia" w:hAnsiTheme="minorHAnsi" w:cstheme="minorBidi"/>
              <w:noProof/>
              <w:kern w:val="2"/>
              <w:sz w:val="22"/>
              <w:szCs w:val="22"/>
              <w:lang w:eastAsia="en-SG"/>
              <w14:ligatures w14:val="standardContextual"/>
            </w:rPr>
          </w:pPr>
          <w:hyperlink w:anchor="_Toc150713479" w:history="1">
            <w:r w:rsidRPr="00F82C60">
              <w:rPr>
                <w:rStyle w:val="Hyperlink"/>
                <w:rFonts w:eastAsiaTheme="majorEastAsia"/>
                <w:noProof/>
              </w:rPr>
              <w:t>4.1.3. Modifications to Rewards</w:t>
            </w:r>
            <w:r>
              <w:rPr>
                <w:noProof/>
                <w:webHidden/>
              </w:rPr>
              <w:tab/>
            </w:r>
            <w:r>
              <w:rPr>
                <w:noProof/>
                <w:webHidden/>
              </w:rPr>
              <w:fldChar w:fldCharType="begin"/>
            </w:r>
            <w:r>
              <w:rPr>
                <w:noProof/>
                <w:webHidden/>
              </w:rPr>
              <w:instrText xml:space="preserve"> PAGEREF _Toc150713479 \h </w:instrText>
            </w:r>
            <w:r>
              <w:rPr>
                <w:noProof/>
                <w:webHidden/>
              </w:rPr>
            </w:r>
            <w:r>
              <w:rPr>
                <w:noProof/>
                <w:webHidden/>
              </w:rPr>
              <w:fldChar w:fldCharType="separate"/>
            </w:r>
            <w:r>
              <w:rPr>
                <w:noProof/>
                <w:webHidden/>
              </w:rPr>
              <w:t>12</w:t>
            </w:r>
            <w:r>
              <w:rPr>
                <w:noProof/>
                <w:webHidden/>
              </w:rPr>
              <w:fldChar w:fldCharType="end"/>
            </w:r>
          </w:hyperlink>
        </w:p>
        <w:p w14:paraId="4502E881" w14:textId="64EEF60E" w:rsidR="00E57D79" w:rsidRDefault="00E57D79">
          <w:pPr>
            <w:pStyle w:val="TOC2"/>
            <w:tabs>
              <w:tab w:val="right" w:leader="dot" w:pos="10456"/>
            </w:tabs>
            <w:rPr>
              <w:rFonts w:asciiTheme="minorHAnsi" w:eastAsiaTheme="minorEastAsia" w:hAnsiTheme="minorHAnsi" w:cstheme="minorBidi"/>
              <w:noProof/>
              <w:kern w:val="2"/>
              <w:sz w:val="22"/>
              <w:szCs w:val="22"/>
              <w:lang w:eastAsia="en-SG"/>
              <w14:ligatures w14:val="standardContextual"/>
            </w:rPr>
          </w:pPr>
          <w:hyperlink w:anchor="_Toc150713480" w:history="1">
            <w:r w:rsidRPr="00F82C60">
              <w:rPr>
                <w:rStyle w:val="Hyperlink"/>
                <w:rFonts w:eastAsiaTheme="majorEastAsia"/>
                <w:noProof/>
              </w:rPr>
              <w:t>4.2. Models</w:t>
            </w:r>
            <w:r>
              <w:rPr>
                <w:noProof/>
                <w:webHidden/>
              </w:rPr>
              <w:tab/>
            </w:r>
            <w:r>
              <w:rPr>
                <w:noProof/>
                <w:webHidden/>
              </w:rPr>
              <w:fldChar w:fldCharType="begin"/>
            </w:r>
            <w:r>
              <w:rPr>
                <w:noProof/>
                <w:webHidden/>
              </w:rPr>
              <w:instrText xml:space="preserve"> PAGEREF _Toc150713480 \h </w:instrText>
            </w:r>
            <w:r>
              <w:rPr>
                <w:noProof/>
                <w:webHidden/>
              </w:rPr>
            </w:r>
            <w:r>
              <w:rPr>
                <w:noProof/>
                <w:webHidden/>
              </w:rPr>
              <w:fldChar w:fldCharType="separate"/>
            </w:r>
            <w:r>
              <w:rPr>
                <w:noProof/>
                <w:webHidden/>
              </w:rPr>
              <w:t>12</w:t>
            </w:r>
            <w:r>
              <w:rPr>
                <w:noProof/>
                <w:webHidden/>
              </w:rPr>
              <w:fldChar w:fldCharType="end"/>
            </w:r>
          </w:hyperlink>
        </w:p>
        <w:p w14:paraId="1B9E6552" w14:textId="07FF39D6" w:rsidR="00E57D79" w:rsidRDefault="00E57D79">
          <w:pPr>
            <w:pStyle w:val="TOC3"/>
            <w:tabs>
              <w:tab w:val="right" w:leader="dot" w:pos="10456"/>
            </w:tabs>
            <w:rPr>
              <w:rFonts w:asciiTheme="minorHAnsi" w:eastAsiaTheme="minorEastAsia" w:hAnsiTheme="minorHAnsi" w:cstheme="minorBidi"/>
              <w:noProof/>
              <w:kern w:val="2"/>
              <w:sz w:val="22"/>
              <w:szCs w:val="22"/>
              <w:lang w:eastAsia="en-SG"/>
              <w14:ligatures w14:val="standardContextual"/>
            </w:rPr>
          </w:pPr>
          <w:hyperlink w:anchor="_Toc150713481" w:history="1">
            <w:r w:rsidRPr="00F82C60">
              <w:rPr>
                <w:rStyle w:val="Hyperlink"/>
                <w:rFonts w:eastAsiaTheme="majorEastAsia"/>
                <w:noProof/>
              </w:rPr>
              <w:t>4.2.1. Split Models</w:t>
            </w:r>
            <w:r>
              <w:rPr>
                <w:noProof/>
                <w:webHidden/>
              </w:rPr>
              <w:tab/>
            </w:r>
            <w:r>
              <w:rPr>
                <w:noProof/>
                <w:webHidden/>
              </w:rPr>
              <w:fldChar w:fldCharType="begin"/>
            </w:r>
            <w:r>
              <w:rPr>
                <w:noProof/>
                <w:webHidden/>
              </w:rPr>
              <w:instrText xml:space="preserve"> PAGEREF _Toc150713481 \h </w:instrText>
            </w:r>
            <w:r>
              <w:rPr>
                <w:noProof/>
                <w:webHidden/>
              </w:rPr>
            </w:r>
            <w:r>
              <w:rPr>
                <w:noProof/>
                <w:webHidden/>
              </w:rPr>
              <w:fldChar w:fldCharType="separate"/>
            </w:r>
            <w:r>
              <w:rPr>
                <w:noProof/>
                <w:webHidden/>
              </w:rPr>
              <w:t>12</w:t>
            </w:r>
            <w:r>
              <w:rPr>
                <w:noProof/>
                <w:webHidden/>
              </w:rPr>
              <w:fldChar w:fldCharType="end"/>
            </w:r>
          </w:hyperlink>
        </w:p>
        <w:p w14:paraId="26A1C711" w14:textId="56438F2D" w:rsidR="00E57D79" w:rsidRDefault="00E57D79">
          <w:pPr>
            <w:pStyle w:val="TOC3"/>
            <w:tabs>
              <w:tab w:val="right" w:leader="dot" w:pos="10456"/>
            </w:tabs>
            <w:rPr>
              <w:rFonts w:asciiTheme="minorHAnsi" w:eastAsiaTheme="minorEastAsia" w:hAnsiTheme="minorHAnsi" w:cstheme="minorBidi"/>
              <w:noProof/>
              <w:kern w:val="2"/>
              <w:sz w:val="22"/>
              <w:szCs w:val="22"/>
              <w:lang w:eastAsia="en-SG"/>
              <w14:ligatures w14:val="standardContextual"/>
            </w:rPr>
          </w:pPr>
          <w:hyperlink w:anchor="_Toc150713482" w:history="1">
            <w:r w:rsidRPr="00F82C60">
              <w:rPr>
                <w:rStyle w:val="Hyperlink"/>
                <w:rFonts w:eastAsiaTheme="majorEastAsia"/>
                <w:noProof/>
              </w:rPr>
              <w:t>4.2.2. Stack Models</w:t>
            </w:r>
            <w:r>
              <w:rPr>
                <w:noProof/>
                <w:webHidden/>
              </w:rPr>
              <w:tab/>
            </w:r>
            <w:r>
              <w:rPr>
                <w:noProof/>
                <w:webHidden/>
              </w:rPr>
              <w:fldChar w:fldCharType="begin"/>
            </w:r>
            <w:r>
              <w:rPr>
                <w:noProof/>
                <w:webHidden/>
              </w:rPr>
              <w:instrText xml:space="preserve"> PAGEREF _Toc150713482 \h </w:instrText>
            </w:r>
            <w:r>
              <w:rPr>
                <w:noProof/>
                <w:webHidden/>
              </w:rPr>
            </w:r>
            <w:r>
              <w:rPr>
                <w:noProof/>
                <w:webHidden/>
              </w:rPr>
              <w:fldChar w:fldCharType="separate"/>
            </w:r>
            <w:r>
              <w:rPr>
                <w:noProof/>
                <w:webHidden/>
              </w:rPr>
              <w:t>13</w:t>
            </w:r>
            <w:r>
              <w:rPr>
                <w:noProof/>
                <w:webHidden/>
              </w:rPr>
              <w:fldChar w:fldCharType="end"/>
            </w:r>
          </w:hyperlink>
        </w:p>
        <w:p w14:paraId="275EAD92" w14:textId="47DEE627" w:rsidR="00E57D79" w:rsidRDefault="00E57D79">
          <w:pPr>
            <w:pStyle w:val="TOC3"/>
            <w:tabs>
              <w:tab w:val="right" w:leader="dot" w:pos="10456"/>
            </w:tabs>
            <w:rPr>
              <w:rFonts w:asciiTheme="minorHAnsi" w:eastAsiaTheme="minorEastAsia" w:hAnsiTheme="minorHAnsi" w:cstheme="minorBidi"/>
              <w:noProof/>
              <w:kern w:val="2"/>
              <w:sz w:val="22"/>
              <w:szCs w:val="22"/>
              <w:lang w:eastAsia="en-SG"/>
              <w14:ligatures w14:val="standardContextual"/>
            </w:rPr>
          </w:pPr>
          <w:hyperlink w:anchor="_Toc150713483" w:history="1">
            <w:r w:rsidRPr="00F82C60">
              <w:rPr>
                <w:rStyle w:val="Hyperlink"/>
                <w:rFonts w:eastAsiaTheme="majorEastAsia"/>
                <w:noProof/>
              </w:rPr>
              <w:t>4.2.3. DQN Model</w:t>
            </w:r>
            <w:r>
              <w:rPr>
                <w:noProof/>
                <w:webHidden/>
              </w:rPr>
              <w:tab/>
            </w:r>
            <w:r>
              <w:rPr>
                <w:noProof/>
                <w:webHidden/>
              </w:rPr>
              <w:fldChar w:fldCharType="begin"/>
            </w:r>
            <w:r>
              <w:rPr>
                <w:noProof/>
                <w:webHidden/>
              </w:rPr>
              <w:instrText xml:space="preserve"> PAGEREF _Toc150713483 \h </w:instrText>
            </w:r>
            <w:r>
              <w:rPr>
                <w:noProof/>
                <w:webHidden/>
              </w:rPr>
            </w:r>
            <w:r>
              <w:rPr>
                <w:noProof/>
                <w:webHidden/>
              </w:rPr>
              <w:fldChar w:fldCharType="separate"/>
            </w:r>
            <w:r>
              <w:rPr>
                <w:noProof/>
                <w:webHidden/>
              </w:rPr>
              <w:t>13</w:t>
            </w:r>
            <w:r>
              <w:rPr>
                <w:noProof/>
                <w:webHidden/>
              </w:rPr>
              <w:fldChar w:fldCharType="end"/>
            </w:r>
          </w:hyperlink>
        </w:p>
        <w:p w14:paraId="76357E12" w14:textId="2DE51660" w:rsidR="00E57D79" w:rsidRDefault="00E57D79">
          <w:pPr>
            <w:pStyle w:val="TOC2"/>
            <w:tabs>
              <w:tab w:val="right" w:leader="dot" w:pos="10456"/>
            </w:tabs>
            <w:rPr>
              <w:rFonts w:asciiTheme="minorHAnsi" w:eastAsiaTheme="minorEastAsia" w:hAnsiTheme="minorHAnsi" w:cstheme="minorBidi"/>
              <w:noProof/>
              <w:kern w:val="2"/>
              <w:sz w:val="22"/>
              <w:szCs w:val="22"/>
              <w:lang w:eastAsia="en-SG"/>
              <w14:ligatures w14:val="standardContextual"/>
            </w:rPr>
          </w:pPr>
          <w:hyperlink w:anchor="_Toc150713484" w:history="1">
            <w:r w:rsidRPr="00F82C60">
              <w:rPr>
                <w:rStyle w:val="Hyperlink"/>
                <w:rFonts w:eastAsiaTheme="majorEastAsia"/>
                <w:noProof/>
              </w:rPr>
              <w:t>4.3. Trainings and Results</w:t>
            </w:r>
            <w:r>
              <w:rPr>
                <w:noProof/>
                <w:webHidden/>
              </w:rPr>
              <w:tab/>
            </w:r>
            <w:r>
              <w:rPr>
                <w:noProof/>
                <w:webHidden/>
              </w:rPr>
              <w:fldChar w:fldCharType="begin"/>
            </w:r>
            <w:r>
              <w:rPr>
                <w:noProof/>
                <w:webHidden/>
              </w:rPr>
              <w:instrText xml:space="preserve"> PAGEREF _Toc150713484 \h </w:instrText>
            </w:r>
            <w:r>
              <w:rPr>
                <w:noProof/>
                <w:webHidden/>
              </w:rPr>
            </w:r>
            <w:r>
              <w:rPr>
                <w:noProof/>
                <w:webHidden/>
              </w:rPr>
              <w:fldChar w:fldCharType="separate"/>
            </w:r>
            <w:r>
              <w:rPr>
                <w:noProof/>
                <w:webHidden/>
              </w:rPr>
              <w:t>13</w:t>
            </w:r>
            <w:r>
              <w:rPr>
                <w:noProof/>
                <w:webHidden/>
              </w:rPr>
              <w:fldChar w:fldCharType="end"/>
            </w:r>
          </w:hyperlink>
        </w:p>
        <w:p w14:paraId="7D32760A" w14:textId="581D1A1A" w:rsidR="00E57D79" w:rsidRDefault="00E57D79">
          <w:pPr>
            <w:pStyle w:val="TOC3"/>
            <w:tabs>
              <w:tab w:val="right" w:leader="dot" w:pos="10456"/>
            </w:tabs>
            <w:rPr>
              <w:rFonts w:asciiTheme="minorHAnsi" w:eastAsiaTheme="minorEastAsia" w:hAnsiTheme="minorHAnsi" w:cstheme="minorBidi"/>
              <w:noProof/>
              <w:kern w:val="2"/>
              <w:sz w:val="22"/>
              <w:szCs w:val="22"/>
              <w:lang w:eastAsia="en-SG"/>
              <w14:ligatures w14:val="standardContextual"/>
            </w:rPr>
          </w:pPr>
          <w:hyperlink w:anchor="_Toc150713485" w:history="1">
            <w:r w:rsidRPr="00F82C60">
              <w:rPr>
                <w:rStyle w:val="Hyperlink"/>
                <w:rFonts w:eastAsiaTheme="majorEastAsia"/>
                <w:noProof/>
              </w:rPr>
              <w:t>4.3.1. Training</w:t>
            </w:r>
            <w:r>
              <w:rPr>
                <w:noProof/>
                <w:webHidden/>
              </w:rPr>
              <w:tab/>
            </w:r>
            <w:r>
              <w:rPr>
                <w:noProof/>
                <w:webHidden/>
              </w:rPr>
              <w:fldChar w:fldCharType="begin"/>
            </w:r>
            <w:r>
              <w:rPr>
                <w:noProof/>
                <w:webHidden/>
              </w:rPr>
              <w:instrText xml:space="preserve"> PAGEREF _Toc150713485 \h </w:instrText>
            </w:r>
            <w:r>
              <w:rPr>
                <w:noProof/>
                <w:webHidden/>
              </w:rPr>
            </w:r>
            <w:r>
              <w:rPr>
                <w:noProof/>
                <w:webHidden/>
              </w:rPr>
              <w:fldChar w:fldCharType="separate"/>
            </w:r>
            <w:r>
              <w:rPr>
                <w:noProof/>
                <w:webHidden/>
              </w:rPr>
              <w:t>13</w:t>
            </w:r>
            <w:r>
              <w:rPr>
                <w:noProof/>
                <w:webHidden/>
              </w:rPr>
              <w:fldChar w:fldCharType="end"/>
            </w:r>
          </w:hyperlink>
        </w:p>
        <w:p w14:paraId="13E7676E" w14:textId="2B6EAA0A" w:rsidR="00E57D79" w:rsidRDefault="00E57D79">
          <w:pPr>
            <w:pStyle w:val="TOC3"/>
            <w:tabs>
              <w:tab w:val="right" w:leader="dot" w:pos="10456"/>
            </w:tabs>
            <w:rPr>
              <w:rFonts w:asciiTheme="minorHAnsi" w:eastAsiaTheme="minorEastAsia" w:hAnsiTheme="minorHAnsi" w:cstheme="minorBidi"/>
              <w:noProof/>
              <w:kern w:val="2"/>
              <w:sz w:val="22"/>
              <w:szCs w:val="22"/>
              <w:lang w:eastAsia="en-SG"/>
              <w14:ligatures w14:val="standardContextual"/>
            </w:rPr>
          </w:pPr>
          <w:hyperlink w:anchor="_Toc150713486" w:history="1">
            <w:r w:rsidRPr="00F82C60">
              <w:rPr>
                <w:rStyle w:val="Hyperlink"/>
                <w:rFonts w:eastAsiaTheme="majorEastAsia"/>
                <w:noProof/>
              </w:rPr>
              <w:t>4.3.2. Results and Discussions</w:t>
            </w:r>
            <w:r>
              <w:rPr>
                <w:noProof/>
                <w:webHidden/>
              </w:rPr>
              <w:tab/>
            </w:r>
            <w:r>
              <w:rPr>
                <w:noProof/>
                <w:webHidden/>
              </w:rPr>
              <w:fldChar w:fldCharType="begin"/>
            </w:r>
            <w:r>
              <w:rPr>
                <w:noProof/>
                <w:webHidden/>
              </w:rPr>
              <w:instrText xml:space="preserve"> PAGEREF _Toc150713486 \h </w:instrText>
            </w:r>
            <w:r>
              <w:rPr>
                <w:noProof/>
                <w:webHidden/>
              </w:rPr>
            </w:r>
            <w:r>
              <w:rPr>
                <w:noProof/>
                <w:webHidden/>
              </w:rPr>
              <w:fldChar w:fldCharType="separate"/>
            </w:r>
            <w:r>
              <w:rPr>
                <w:noProof/>
                <w:webHidden/>
              </w:rPr>
              <w:t>13</w:t>
            </w:r>
            <w:r>
              <w:rPr>
                <w:noProof/>
                <w:webHidden/>
              </w:rPr>
              <w:fldChar w:fldCharType="end"/>
            </w:r>
          </w:hyperlink>
        </w:p>
        <w:p w14:paraId="2F779BF0" w14:textId="4A65455F" w:rsidR="00E57D79" w:rsidRDefault="00E57D79">
          <w:pPr>
            <w:pStyle w:val="TOC1"/>
            <w:tabs>
              <w:tab w:val="right" w:leader="dot" w:pos="10456"/>
            </w:tabs>
            <w:rPr>
              <w:rFonts w:asciiTheme="minorHAnsi" w:eastAsiaTheme="minorEastAsia" w:hAnsiTheme="minorHAnsi" w:cstheme="minorBidi"/>
              <w:noProof/>
              <w:kern w:val="2"/>
              <w:sz w:val="22"/>
              <w:szCs w:val="22"/>
              <w:lang w:eastAsia="en-SG"/>
              <w14:ligatures w14:val="standardContextual"/>
            </w:rPr>
          </w:pPr>
          <w:hyperlink w:anchor="_Toc150713487" w:history="1">
            <w:r w:rsidRPr="00F82C60">
              <w:rPr>
                <w:rStyle w:val="Hyperlink"/>
                <w:rFonts w:eastAsiaTheme="majorEastAsia"/>
                <w:noProof/>
              </w:rPr>
              <w:t>References</w:t>
            </w:r>
            <w:r>
              <w:rPr>
                <w:noProof/>
                <w:webHidden/>
              </w:rPr>
              <w:tab/>
            </w:r>
            <w:r>
              <w:rPr>
                <w:noProof/>
                <w:webHidden/>
              </w:rPr>
              <w:fldChar w:fldCharType="begin"/>
            </w:r>
            <w:r>
              <w:rPr>
                <w:noProof/>
                <w:webHidden/>
              </w:rPr>
              <w:instrText xml:space="preserve"> PAGEREF _Toc150713487 \h </w:instrText>
            </w:r>
            <w:r>
              <w:rPr>
                <w:noProof/>
                <w:webHidden/>
              </w:rPr>
            </w:r>
            <w:r>
              <w:rPr>
                <w:noProof/>
                <w:webHidden/>
              </w:rPr>
              <w:fldChar w:fldCharType="separate"/>
            </w:r>
            <w:r>
              <w:rPr>
                <w:noProof/>
                <w:webHidden/>
              </w:rPr>
              <w:t>19</w:t>
            </w:r>
            <w:r>
              <w:rPr>
                <w:noProof/>
                <w:webHidden/>
              </w:rPr>
              <w:fldChar w:fldCharType="end"/>
            </w:r>
          </w:hyperlink>
        </w:p>
        <w:p w14:paraId="1AA609C7" w14:textId="369C6EFF" w:rsidR="00E57D79" w:rsidRDefault="00E57D79">
          <w:pPr>
            <w:pStyle w:val="TOC1"/>
            <w:tabs>
              <w:tab w:val="right" w:leader="dot" w:pos="10456"/>
            </w:tabs>
            <w:rPr>
              <w:rFonts w:asciiTheme="minorHAnsi" w:eastAsiaTheme="minorEastAsia" w:hAnsiTheme="minorHAnsi" w:cstheme="minorBidi"/>
              <w:noProof/>
              <w:kern w:val="2"/>
              <w:sz w:val="22"/>
              <w:szCs w:val="22"/>
              <w:lang w:eastAsia="en-SG"/>
              <w14:ligatures w14:val="standardContextual"/>
            </w:rPr>
          </w:pPr>
          <w:hyperlink w:anchor="_Toc150713488" w:history="1">
            <w:r w:rsidRPr="00F82C60">
              <w:rPr>
                <w:rStyle w:val="Hyperlink"/>
                <w:rFonts w:eastAsiaTheme="majorEastAsia"/>
                <w:noProof/>
              </w:rPr>
              <w:t>Appendix A: Rollout Policies and their Details</w:t>
            </w:r>
            <w:r>
              <w:rPr>
                <w:noProof/>
                <w:webHidden/>
              </w:rPr>
              <w:tab/>
            </w:r>
            <w:r>
              <w:rPr>
                <w:noProof/>
                <w:webHidden/>
              </w:rPr>
              <w:fldChar w:fldCharType="begin"/>
            </w:r>
            <w:r>
              <w:rPr>
                <w:noProof/>
                <w:webHidden/>
              </w:rPr>
              <w:instrText xml:space="preserve"> PAGEREF _Toc150713488 \h </w:instrText>
            </w:r>
            <w:r>
              <w:rPr>
                <w:noProof/>
                <w:webHidden/>
              </w:rPr>
            </w:r>
            <w:r>
              <w:rPr>
                <w:noProof/>
                <w:webHidden/>
              </w:rPr>
              <w:fldChar w:fldCharType="separate"/>
            </w:r>
            <w:r>
              <w:rPr>
                <w:noProof/>
                <w:webHidden/>
              </w:rPr>
              <w:t>19</w:t>
            </w:r>
            <w:r>
              <w:rPr>
                <w:noProof/>
                <w:webHidden/>
              </w:rPr>
              <w:fldChar w:fldCharType="end"/>
            </w:r>
          </w:hyperlink>
        </w:p>
        <w:p w14:paraId="6ED1C49F" w14:textId="4D8983DE" w:rsidR="00E57D79" w:rsidRDefault="00E57D79">
          <w:pPr>
            <w:pStyle w:val="TOC1"/>
            <w:tabs>
              <w:tab w:val="right" w:leader="dot" w:pos="10456"/>
            </w:tabs>
            <w:rPr>
              <w:rFonts w:asciiTheme="minorHAnsi" w:eastAsiaTheme="minorEastAsia" w:hAnsiTheme="minorHAnsi" w:cstheme="minorBidi"/>
              <w:noProof/>
              <w:kern w:val="2"/>
              <w:sz w:val="22"/>
              <w:szCs w:val="22"/>
              <w:lang w:eastAsia="en-SG"/>
              <w14:ligatures w14:val="standardContextual"/>
            </w:rPr>
          </w:pPr>
          <w:hyperlink w:anchor="_Toc150713489" w:history="1">
            <w:r w:rsidRPr="00F82C60">
              <w:rPr>
                <w:rStyle w:val="Hyperlink"/>
                <w:rFonts w:eastAsiaTheme="majorEastAsia"/>
                <w:noProof/>
              </w:rPr>
              <w:t>Appendix B: TD(Lambda) HPT results</w:t>
            </w:r>
            <w:r>
              <w:rPr>
                <w:noProof/>
                <w:webHidden/>
              </w:rPr>
              <w:tab/>
            </w:r>
            <w:r>
              <w:rPr>
                <w:noProof/>
                <w:webHidden/>
              </w:rPr>
              <w:fldChar w:fldCharType="begin"/>
            </w:r>
            <w:r>
              <w:rPr>
                <w:noProof/>
                <w:webHidden/>
              </w:rPr>
              <w:instrText xml:space="preserve"> PAGEREF _Toc150713489 \h </w:instrText>
            </w:r>
            <w:r>
              <w:rPr>
                <w:noProof/>
                <w:webHidden/>
              </w:rPr>
            </w:r>
            <w:r>
              <w:rPr>
                <w:noProof/>
                <w:webHidden/>
              </w:rPr>
              <w:fldChar w:fldCharType="separate"/>
            </w:r>
            <w:r>
              <w:rPr>
                <w:noProof/>
                <w:webHidden/>
              </w:rPr>
              <w:t>19</w:t>
            </w:r>
            <w:r>
              <w:rPr>
                <w:noProof/>
                <w:webHidden/>
              </w:rPr>
              <w:fldChar w:fldCharType="end"/>
            </w:r>
          </w:hyperlink>
        </w:p>
        <w:p w14:paraId="5A605685" w14:textId="007103D9" w:rsidR="007D68F9" w:rsidRDefault="007D68F9">
          <w:r>
            <w:rPr>
              <w:b/>
              <w:bCs/>
              <w:noProof/>
            </w:rPr>
            <w:fldChar w:fldCharType="end"/>
          </w:r>
        </w:p>
      </w:sdtContent>
    </w:sdt>
    <w:p w14:paraId="0998E44D" w14:textId="78201BA4" w:rsidR="007D68F9" w:rsidRDefault="007D68F9">
      <w:pPr>
        <w:rPr>
          <w:rFonts w:asciiTheme="majorHAnsi" w:eastAsiaTheme="majorEastAsia" w:hAnsiTheme="majorHAnsi" w:cstheme="majorBidi"/>
          <w:color w:val="2F5496" w:themeColor="accent1" w:themeShade="BF"/>
          <w:sz w:val="32"/>
          <w:szCs w:val="32"/>
        </w:rPr>
      </w:pPr>
    </w:p>
    <w:p w14:paraId="64E3A5F3" w14:textId="77777777" w:rsidR="00706B4A" w:rsidRDefault="00B740FD" w:rsidP="00B740FD">
      <w:pPr>
        <w:pStyle w:val="Heading1"/>
      </w:pPr>
      <w:bookmarkStart w:id="0" w:name="_Toc150713454"/>
      <w:r>
        <w:lastRenderedPageBreak/>
        <w:t>Executive Summary</w:t>
      </w:r>
      <w:bookmarkEnd w:id="0"/>
    </w:p>
    <w:p w14:paraId="6CF0C104" w14:textId="33B62584" w:rsidR="006A7183" w:rsidRDefault="006D1F01" w:rsidP="00706B4A">
      <w:r>
        <w:t>This assignment describes an environment simulating an F1 race</w:t>
      </w:r>
      <w:r w:rsidR="00E3066B">
        <w:t xml:space="preserve"> with weather changes, track radius, and tyre conditions. Our objective is to </w:t>
      </w:r>
      <w:r w:rsidR="004B72D6">
        <w:t>use Reinforcement Learning methods to determine the optimal pit stop and tyre change decisions for our Rac</w:t>
      </w:r>
      <w:r w:rsidR="006727FB">
        <w:t>er</w:t>
      </w:r>
      <w:r w:rsidR="004B72D6">
        <w:t xml:space="preserve"> Agent.</w:t>
      </w:r>
    </w:p>
    <w:p w14:paraId="3831D54C" w14:textId="77777777" w:rsidR="006A7183" w:rsidRDefault="006A7183" w:rsidP="00706B4A"/>
    <w:p w14:paraId="18AE0D70" w14:textId="0B0192F8" w:rsidR="00190702" w:rsidRDefault="00C95DE7" w:rsidP="00190702">
      <w:r>
        <w:t xml:space="preserve">We started </w:t>
      </w:r>
      <w:ins w:id="1" w:author="Microsoft Word" w:date="2023-11-11T21:22:00Z">
        <w:r w:rsidR="00620F95">
          <w:t>off</w:t>
        </w:r>
        <w:r>
          <w:t xml:space="preserve"> </w:t>
        </w:r>
      </w:ins>
      <w:r>
        <w:t xml:space="preserve">with the benchmark </w:t>
      </w:r>
      <w:r w:rsidR="00B7614B">
        <w:t>case</w:t>
      </w:r>
      <w:r>
        <w:t xml:space="preserve"> using </w:t>
      </w:r>
      <w:r w:rsidR="00CC4565">
        <w:t>Rules-</w:t>
      </w:r>
      <w:r w:rsidR="00620F95">
        <w:t xml:space="preserve"> </w:t>
      </w:r>
      <w:r w:rsidR="00CC4565">
        <w:t>based</w:t>
      </w:r>
      <w:r>
        <w:t xml:space="preserve"> approach</w:t>
      </w:r>
      <w:r w:rsidR="002F01DE">
        <w:t>, where thresholds are used to determine when a pitstop should be made, and what tyres to swap to</w:t>
      </w:r>
      <w:r w:rsidR="00233797">
        <w:t xml:space="preserve">. Next, we tried </w:t>
      </w:r>
      <w:r w:rsidR="00BC7AE4">
        <w:t>classic RL algorithms, namely TD</w:t>
      </w:r>
      <w:r w:rsidR="004B4908">
        <w:t>-lambda and Deep Q Networks.</w:t>
      </w:r>
      <w:r w:rsidR="00715EC6">
        <w:t xml:space="preserve"> While TD-Lambda </w:t>
      </w:r>
      <w:r w:rsidR="008D76D7">
        <w:t xml:space="preserve">updates value estimates based on temporal differences, DQN </w:t>
      </w:r>
      <w:r w:rsidR="00CC394F">
        <w:t xml:space="preserve">uses neural networks as a function </w:t>
      </w:r>
      <w:r w:rsidR="007C5C15">
        <w:t>approximator</w:t>
      </w:r>
      <w:r w:rsidR="00CC394F">
        <w:t xml:space="preserve"> to estimate the action values.</w:t>
      </w:r>
      <w:r w:rsidR="004B4908">
        <w:t xml:space="preserve"> We also </w:t>
      </w:r>
      <w:r w:rsidR="00DD72D0">
        <w:t>tried using</w:t>
      </w:r>
      <w:r w:rsidR="00E4106E">
        <w:t xml:space="preserve"> </w:t>
      </w:r>
      <w:r w:rsidR="00371939">
        <w:t>gym</w:t>
      </w:r>
      <w:r w:rsidR="009E3D7A">
        <w:t>nasium</w:t>
      </w:r>
      <w:r w:rsidR="00E4106E">
        <w:t xml:space="preserve"> </w:t>
      </w:r>
      <w:r w:rsidR="0061170E">
        <w:t>environment wrappers</w:t>
      </w:r>
      <w:r w:rsidR="00DD72D0">
        <w:t xml:space="preserve"> t</w:t>
      </w:r>
      <w:r w:rsidR="00371939">
        <w:t xml:space="preserve">o employ various </w:t>
      </w:r>
      <w:r w:rsidR="009E3D7A">
        <w:t>stable baseline 3 algorithms such as QRDQN, TRPO, ARS, and Recurrent PPO.</w:t>
      </w:r>
      <w:r w:rsidR="0010099B">
        <w:t xml:space="preserve"> Finally, </w:t>
      </w:r>
      <w:r w:rsidR="003952F4">
        <w:t xml:space="preserve">to </w:t>
      </w:r>
      <w:ins w:id="2" w:author="Microsoft Word" w:date="2023-11-11T21:22:00Z">
        <w:r w:rsidR="003952F4">
          <w:t xml:space="preserve">gain an </w:t>
        </w:r>
        <w:r w:rsidR="00620B72">
          <w:t>edge</w:t>
        </w:r>
      </w:ins>
      <w:r w:rsidR="003952F4">
        <w:t xml:space="preserve"> beyond learnings from this course, we </w:t>
      </w:r>
      <w:r w:rsidR="00AA4338">
        <w:t>adapted a</w:t>
      </w:r>
      <w:r w:rsidR="001534C6">
        <w:t xml:space="preserve"> novel</w:t>
      </w:r>
      <w:r w:rsidR="00AA4338">
        <w:t xml:space="preserve"> method found from </w:t>
      </w:r>
      <w:r w:rsidR="00190702">
        <w:t>the paper “</w:t>
      </w:r>
      <w:r w:rsidR="00190702" w:rsidRPr="00190702">
        <w:t>Online Planning for F1 Race Strategy Identification”</w:t>
      </w:r>
      <w:r w:rsidR="00190702">
        <w:t xml:space="preserve"> by </w:t>
      </w:r>
    </w:p>
    <w:p w14:paraId="333B48AC" w14:textId="78A05123" w:rsidR="00353A4E" w:rsidRDefault="00190702" w:rsidP="00190702">
      <w:r>
        <w:t xml:space="preserve">Piccinotti et al. </w:t>
      </w:r>
      <w:r w:rsidR="000828B6">
        <w:t>called</w:t>
      </w:r>
      <w:r w:rsidR="005D2C6C">
        <w:t xml:space="preserve"> MCTS,</w:t>
      </w:r>
      <w:r w:rsidR="000828B6">
        <w:t xml:space="preserve"> </w:t>
      </w:r>
      <w:r w:rsidR="000828B6" w:rsidRPr="000828B6">
        <w:t>Rigorously Flexible Q-Learning Open Loop Planning (RF-QL-OLP)</w:t>
      </w:r>
      <w:r w:rsidR="00353A4E">
        <w:t>.</w:t>
      </w:r>
    </w:p>
    <w:p w14:paraId="6952E3CD" w14:textId="77777777" w:rsidR="00353A4E" w:rsidRDefault="00353A4E" w:rsidP="00190702"/>
    <w:p w14:paraId="0C0B5485" w14:textId="6F87AE15" w:rsidR="000E3808" w:rsidRDefault="00A90F66" w:rsidP="00190702">
      <w:r>
        <w:t xml:space="preserve">The different models are evaluated against a set of fixed radius and weather configurations. From there, we found the top 3 models to be </w:t>
      </w:r>
      <w:r w:rsidR="00142F49">
        <w:t>Rules</w:t>
      </w:r>
      <w:r w:rsidR="005146C5">
        <w:t>-</w:t>
      </w:r>
      <w:r w:rsidR="008D6E1C">
        <w:t xml:space="preserve"> </w:t>
      </w:r>
      <w:r w:rsidR="00142F49">
        <w:t xml:space="preserve">based, </w:t>
      </w:r>
      <w:r w:rsidR="005D2C6C">
        <w:t xml:space="preserve">MCTS, and </w:t>
      </w:r>
      <w:r>
        <w:t>DQN</w:t>
      </w:r>
      <w:r w:rsidR="005D2C6C">
        <w:t>.</w:t>
      </w:r>
      <w:r w:rsidR="002938D1">
        <w:t xml:space="preserve"> Rules</w:t>
      </w:r>
      <w:r w:rsidR="005146C5">
        <w:t>-</w:t>
      </w:r>
      <w:r w:rsidR="008D6E1C">
        <w:t xml:space="preserve"> </w:t>
      </w:r>
      <w:r w:rsidR="002938D1">
        <w:t xml:space="preserve">based approach came out top in most of the evaluation set, </w:t>
      </w:r>
      <w:r w:rsidR="00D103A1">
        <w:t xml:space="preserve">and produces decent results in sets where it did not </w:t>
      </w:r>
      <w:del w:id="3" w:author="Microsoft Word" w:date="2023-11-11T21:25:00Z">
        <w:r w:rsidR="00D103A1">
          <w:delText>ranked</w:delText>
        </w:r>
      </w:del>
      <w:ins w:id="4" w:author="Microsoft Word" w:date="2023-11-11T21:25:00Z">
        <w:r w:rsidR="008D6E1C">
          <w:t>rank</w:t>
        </w:r>
      </w:ins>
      <w:r w:rsidR="00D103A1">
        <w:t xml:space="preserve"> first in. </w:t>
      </w:r>
      <w:r w:rsidR="006F67CC">
        <w:t>MCTS did well in sets where DQN and Rules</w:t>
      </w:r>
      <w:r w:rsidR="005146C5">
        <w:t>-</w:t>
      </w:r>
      <w:r w:rsidR="008D6E1C">
        <w:t xml:space="preserve"> </w:t>
      </w:r>
      <w:r w:rsidR="006F67CC">
        <w:t xml:space="preserve">based struggled in, but </w:t>
      </w:r>
      <w:r w:rsidR="00585877">
        <w:t>experiences sharp drops in performance in many others.</w:t>
      </w:r>
      <w:r w:rsidR="00B941B0">
        <w:t xml:space="preserve"> DQN was very similar to Rules</w:t>
      </w:r>
      <w:r w:rsidR="005146C5">
        <w:t>-</w:t>
      </w:r>
      <w:r w:rsidR="008D6E1C">
        <w:t xml:space="preserve"> based</w:t>
      </w:r>
      <w:del w:id="5" w:author="Microsoft Word" w:date="2023-11-11T21:25:00Z">
        <w:r w:rsidR="00B941B0">
          <w:delText>,</w:delText>
        </w:r>
      </w:del>
      <w:r w:rsidR="00B941B0">
        <w:t xml:space="preserve"> but </w:t>
      </w:r>
      <w:r w:rsidR="00E751C7">
        <w:t>was always lacking slightly in rewards.</w:t>
      </w:r>
    </w:p>
    <w:p w14:paraId="35A0702D" w14:textId="77777777" w:rsidR="000538D7" w:rsidRDefault="000538D7" w:rsidP="00190702"/>
    <w:p w14:paraId="4C1A14C8" w14:textId="77777777" w:rsidR="00054D0A" w:rsidRDefault="000538D7" w:rsidP="00190702">
      <w:r>
        <w:t xml:space="preserve">In task 2, we </w:t>
      </w:r>
      <w:r w:rsidR="00EB631E">
        <w:t xml:space="preserve">attempted to make modifications to the environment to make it more </w:t>
      </w:r>
      <w:r w:rsidR="009A3AC5">
        <w:t>representative of a real race. Here, we expanded the action choices of the agents</w:t>
      </w:r>
      <w:r w:rsidR="00FC422E">
        <w:t xml:space="preserve"> to allow the racers to drive “recklessly”</w:t>
      </w:r>
      <w:r w:rsidR="00336204">
        <w:t xml:space="preserve"> (increased velocity). In exchange, this would increase their rate of accidents and risk </w:t>
      </w:r>
      <w:r w:rsidR="004F1315">
        <w:t>getting disqualified.</w:t>
      </w:r>
      <w:r w:rsidR="00DD4626">
        <w:t xml:space="preserve"> To incentivize the agents to take this risk, we</w:t>
      </w:r>
      <w:r w:rsidR="00FF4025">
        <w:t xml:space="preserve"> included multiple agents in each episode and</w:t>
      </w:r>
      <w:r w:rsidR="00DD4626">
        <w:t xml:space="preserve"> </w:t>
      </w:r>
      <w:r w:rsidR="00EC73D3">
        <w:t>changed the rewards to be based on race rankings rather than on time alone</w:t>
      </w:r>
      <w:r w:rsidR="00706E54">
        <w:t xml:space="preserve">. Intuitively, racers would take risk in order to </w:t>
      </w:r>
      <w:r w:rsidR="00812C61">
        <w:t>rank higher and reap exponentially better rewards.</w:t>
      </w:r>
    </w:p>
    <w:p w14:paraId="44429ED9" w14:textId="77777777" w:rsidR="00054D0A" w:rsidRDefault="00054D0A" w:rsidP="00190702"/>
    <w:p w14:paraId="2E11F897" w14:textId="4B024988" w:rsidR="0280E36C" w:rsidRDefault="0280E36C" w:rsidP="3B70A4EE">
      <w:pPr>
        <w:spacing w:line="259" w:lineRule="auto"/>
      </w:pPr>
      <w:r>
        <w:t>The different models are then evaluated against the same opponents. From the evaluations, we gained insight into how models make decisions on driving strategies and discovered</w:t>
      </w:r>
      <w:r w:rsidR="04D70732">
        <w:t xml:space="preserve"> that adopting a probabilistic approach gives the best performance. Combining our find</w:t>
      </w:r>
      <w:r w:rsidR="64342E86">
        <w:t>ings, we propose a rule-based probabilistic approach which outperforms all other models.</w:t>
      </w:r>
    </w:p>
    <w:p w14:paraId="4A3F60A7" w14:textId="77777777" w:rsidR="000E3808" w:rsidRDefault="000E3808" w:rsidP="00190702"/>
    <w:p w14:paraId="7A71A733" w14:textId="77777777" w:rsidR="006C47F1" w:rsidRDefault="006C47F1">
      <w:pPr>
        <w:rPr>
          <w:rFonts w:asciiTheme="majorHAnsi" w:eastAsiaTheme="majorEastAsia" w:hAnsiTheme="majorHAnsi" w:cstheme="majorBidi"/>
          <w:color w:val="2F5496" w:themeColor="accent1" w:themeShade="BF"/>
          <w:sz w:val="32"/>
          <w:szCs w:val="32"/>
        </w:rPr>
      </w:pPr>
      <w:r>
        <w:br w:type="page"/>
      </w:r>
    </w:p>
    <w:p w14:paraId="556F4D47" w14:textId="1AD50D73" w:rsidR="00EF12AE" w:rsidRDefault="00EF12AE" w:rsidP="00EF12AE">
      <w:pPr>
        <w:pStyle w:val="Heading1"/>
      </w:pPr>
      <w:bookmarkStart w:id="6" w:name="_Toc150713455"/>
      <w:r>
        <w:lastRenderedPageBreak/>
        <w:t>1</w:t>
      </w:r>
      <w:r w:rsidR="00DD1B6A">
        <w:t>.</w:t>
      </w:r>
      <w:r>
        <w:t xml:space="preserve"> Introduction</w:t>
      </w:r>
      <w:bookmarkEnd w:id="6"/>
    </w:p>
    <w:p w14:paraId="3274E89C" w14:textId="27B32570" w:rsidR="002852E6" w:rsidRDefault="00EF12AE" w:rsidP="00EF12AE">
      <w:r w:rsidRPr="00EF12AE">
        <w:t xml:space="preserve">Racing is a </w:t>
      </w:r>
      <w:r w:rsidR="00A41D50">
        <w:t xml:space="preserve">competitive </w:t>
      </w:r>
      <w:r w:rsidRPr="00EF12AE">
        <w:t xml:space="preserve">sport where the outcome of a race depends on both intrinsic and extrinsic factors. Intrinsic factors include condition of the car, the driver’s skill or aggressiveness, and the team's tyre and pit-stop strategies. Extrinsic factors, on the other hand, include weather, probability of weather changes, track curvature and tyre wear. The project group is looking into using Reinforcement Learning algorithms to decide when to pit-stop and what tyre compound to use. </w:t>
      </w:r>
    </w:p>
    <w:p w14:paraId="58F57B6E" w14:textId="77777777" w:rsidR="002852E6" w:rsidRDefault="002852E6" w:rsidP="00EF12AE"/>
    <w:p w14:paraId="0CC49608" w14:textId="4B38E7B9" w:rsidR="002852E6" w:rsidRDefault="002852E6" w:rsidP="002852E6">
      <w:pPr>
        <w:pStyle w:val="Heading2"/>
      </w:pPr>
      <w:bookmarkStart w:id="7" w:name="_Toc150713456"/>
      <w:r w:rsidRPr="002852E6">
        <w:t>1.</w:t>
      </w:r>
      <w:r>
        <w:t>1. The Environment</w:t>
      </w:r>
      <w:bookmarkEnd w:id="7"/>
    </w:p>
    <w:p w14:paraId="0D61F32F" w14:textId="74DC14AB" w:rsidR="00C931AC" w:rsidRDefault="00915E62" w:rsidP="002852E6">
      <w:r>
        <w:t xml:space="preserve">The environment controls the weather </w:t>
      </w:r>
      <w:r w:rsidR="00695A20">
        <w:t xml:space="preserve">transition </w:t>
      </w:r>
      <w:r>
        <w:t>for the state.</w:t>
      </w:r>
      <w:r w:rsidR="00E65E9D">
        <w:t xml:space="preserve"> It also, given the weather, determines the </w:t>
      </w:r>
      <w:r w:rsidR="005B37AD">
        <w:t>deterioration</w:t>
      </w:r>
      <w:r w:rsidR="00E65E9D">
        <w:t xml:space="preserve"> of the car tyres </w:t>
      </w:r>
      <w:r w:rsidR="00695A20">
        <w:t xml:space="preserve">and velocity for that </w:t>
      </w:r>
      <w:r w:rsidR="00632FCC">
        <w:t>transition.</w:t>
      </w:r>
    </w:p>
    <w:p w14:paraId="01EA2034" w14:textId="77777777" w:rsidR="00C931AC" w:rsidRDefault="00C931AC" w:rsidP="002852E6"/>
    <w:p w14:paraId="2B0C14FF" w14:textId="68479B43" w:rsidR="00670049" w:rsidRDefault="00670049" w:rsidP="00670049">
      <w:pPr>
        <w:pStyle w:val="Heading3"/>
      </w:pPr>
      <w:bookmarkStart w:id="8" w:name="_Toc150713457"/>
      <w:r w:rsidRPr="00670049">
        <w:t>1.</w:t>
      </w:r>
      <w:r>
        <w:t>1.1. T</w:t>
      </w:r>
      <w:r w:rsidR="00C931AC">
        <w:t xml:space="preserve">he </w:t>
      </w:r>
      <w:r>
        <w:t>S</w:t>
      </w:r>
      <w:r w:rsidR="00C931AC">
        <w:t>tate</w:t>
      </w:r>
      <w:bookmarkEnd w:id="8"/>
    </w:p>
    <w:p w14:paraId="17927CAB" w14:textId="61D56B1F" w:rsidR="00936F62" w:rsidRDefault="003879CB" w:rsidP="00670049">
      <w:r>
        <w:t xml:space="preserve">The state is this environment is defined differently for different </w:t>
      </w:r>
      <w:r w:rsidR="0000569B">
        <w:t xml:space="preserve">algorithms. </w:t>
      </w:r>
      <w:r w:rsidR="0045210F">
        <w:t>I</w:t>
      </w:r>
      <w:r w:rsidR="0000569B">
        <w:t>t comprises of</w:t>
      </w:r>
      <w:r w:rsidR="00936F62">
        <w:t>:</w:t>
      </w:r>
    </w:p>
    <w:p w14:paraId="4CE6E9C9" w14:textId="2DCFF719" w:rsidR="001C1F99" w:rsidRPr="001C1F99" w:rsidRDefault="001C1F99" w:rsidP="00936F62">
      <w:pPr>
        <w:pStyle w:val="ListParagraph"/>
        <w:numPr>
          <w:ilvl w:val="0"/>
          <w:numId w:val="11"/>
        </w:numPr>
        <w:rPr>
          <w:rFonts w:eastAsiaTheme="majorEastAsia"/>
        </w:rPr>
      </w:pPr>
      <w:r>
        <w:t>Tyre conditions</w:t>
      </w:r>
      <w:r w:rsidR="00834D70">
        <w:t xml:space="preserve"> </w:t>
      </w:r>
      <w:r w:rsidR="00C90360">
        <w:t>[float]</w:t>
      </w:r>
    </w:p>
    <w:p w14:paraId="03F0B0CF" w14:textId="12949659" w:rsidR="001C1F99" w:rsidRPr="001C1F99" w:rsidRDefault="001C1F99" w:rsidP="00936F62">
      <w:pPr>
        <w:pStyle w:val="ListParagraph"/>
        <w:numPr>
          <w:ilvl w:val="0"/>
          <w:numId w:val="11"/>
        </w:numPr>
        <w:rPr>
          <w:rFonts w:eastAsiaTheme="majorEastAsia"/>
        </w:rPr>
      </w:pPr>
      <w:r>
        <w:t>Weather conditions</w:t>
      </w:r>
      <w:r w:rsidR="00C90360">
        <w:t xml:space="preserve"> [categorical]</w:t>
      </w:r>
    </w:p>
    <w:p w14:paraId="44BCAD6B" w14:textId="36CEE94D" w:rsidR="00834D70" w:rsidRPr="00834D70" w:rsidRDefault="00834D70" w:rsidP="00936F62">
      <w:pPr>
        <w:pStyle w:val="ListParagraph"/>
        <w:numPr>
          <w:ilvl w:val="0"/>
          <w:numId w:val="11"/>
        </w:numPr>
        <w:rPr>
          <w:rFonts w:eastAsiaTheme="majorEastAsia"/>
        </w:rPr>
      </w:pPr>
      <w:r>
        <w:t>Track Radius</w:t>
      </w:r>
      <w:r w:rsidR="00C90360">
        <w:t xml:space="preserve"> [float or </w:t>
      </w:r>
      <w:r w:rsidR="00C90360" w:rsidRPr="00C90360">
        <w:t>categorical</w:t>
      </w:r>
      <w:r w:rsidR="00C90360">
        <w:t>]</w:t>
      </w:r>
    </w:p>
    <w:p w14:paraId="2087CDA3" w14:textId="77777777" w:rsidR="00EB78D8" w:rsidRPr="00EB78D8" w:rsidRDefault="00834D70" w:rsidP="00936F62">
      <w:pPr>
        <w:pStyle w:val="ListParagraph"/>
        <w:numPr>
          <w:ilvl w:val="0"/>
          <w:numId w:val="11"/>
        </w:numPr>
        <w:rPr>
          <w:rFonts w:eastAsiaTheme="majorEastAsia"/>
        </w:rPr>
      </w:pPr>
      <w:r>
        <w:t>Laps Cleared</w:t>
      </w:r>
      <w:r w:rsidR="00C90360">
        <w:t xml:space="preserve"> </w:t>
      </w:r>
      <w:r w:rsidR="00C90360" w:rsidRPr="00C90360">
        <w:t>[float or categorical]</w:t>
      </w:r>
    </w:p>
    <w:p w14:paraId="6B9E843D" w14:textId="77777777" w:rsidR="00EB78D8" w:rsidRDefault="00EB78D8" w:rsidP="00EB78D8"/>
    <w:p w14:paraId="0F7D964D" w14:textId="77777777" w:rsidR="00EB78D8" w:rsidRDefault="00EB78D8" w:rsidP="00EB78D8">
      <w:pPr>
        <w:pStyle w:val="Heading3"/>
      </w:pPr>
      <w:bookmarkStart w:id="9" w:name="_Toc150713458"/>
      <w:r>
        <w:t>1.1.2. Actions</w:t>
      </w:r>
      <w:bookmarkEnd w:id="9"/>
    </w:p>
    <w:p w14:paraId="1183ACD8" w14:textId="116786AD" w:rsidR="00FE3922" w:rsidRDefault="00EB78D8" w:rsidP="00EB78D8">
      <w:r>
        <w:t xml:space="preserve">The actions </w:t>
      </w:r>
      <w:r w:rsidR="00FE3922">
        <w:t>represent the pit stop decision and what type of tyre to swap to.</w:t>
      </w:r>
    </w:p>
    <w:p w14:paraId="2B4C988B" w14:textId="516904E2" w:rsidR="0089689F" w:rsidRPr="0089689F" w:rsidRDefault="0089689F" w:rsidP="005D6D84">
      <w:pPr>
        <w:pStyle w:val="ListParagraph"/>
        <w:numPr>
          <w:ilvl w:val="0"/>
          <w:numId w:val="12"/>
        </w:numPr>
        <w:rPr>
          <w:rFonts w:eastAsiaTheme="majorEastAsia"/>
        </w:rPr>
      </w:pPr>
      <w:r>
        <w:t>Ultra Soft Tyres</w:t>
      </w:r>
    </w:p>
    <w:p w14:paraId="48B6834E" w14:textId="77777777" w:rsidR="0089689F" w:rsidRPr="0089689F" w:rsidRDefault="0089689F" w:rsidP="00FE3922">
      <w:pPr>
        <w:pStyle w:val="ListParagraph"/>
        <w:numPr>
          <w:ilvl w:val="0"/>
          <w:numId w:val="12"/>
        </w:numPr>
        <w:rPr>
          <w:rFonts w:eastAsiaTheme="majorEastAsia"/>
        </w:rPr>
      </w:pPr>
      <w:r>
        <w:t>Soft Tyres</w:t>
      </w:r>
    </w:p>
    <w:p w14:paraId="0F52315A" w14:textId="77777777" w:rsidR="0089689F" w:rsidRPr="0089689F" w:rsidRDefault="0089689F" w:rsidP="00FE3922">
      <w:pPr>
        <w:pStyle w:val="ListParagraph"/>
        <w:numPr>
          <w:ilvl w:val="0"/>
          <w:numId w:val="12"/>
        </w:numPr>
        <w:rPr>
          <w:rFonts w:eastAsiaTheme="majorEastAsia"/>
        </w:rPr>
      </w:pPr>
      <w:r>
        <w:t>Intermediate Tyres</w:t>
      </w:r>
    </w:p>
    <w:p w14:paraId="63C93611" w14:textId="77777777" w:rsidR="005D6D84" w:rsidRPr="005D6D84" w:rsidRDefault="005D6D84" w:rsidP="00FE3922">
      <w:pPr>
        <w:pStyle w:val="ListParagraph"/>
        <w:numPr>
          <w:ilvl w:val="0"/>
          <w:numId w:val="12"/>
        </w:numPr>
        <w:rPr>
          <w:rFonts w:eastAsiaTheme="majorEastAsia"/>
        </w:rPr>
      </w:pPr>
      <w:r>
        <w:t>Full Wet Tyres</w:t>
      </w:r>
    </w:p>
    <w:p w14:paraId="2452400F" w14:textId="77777777" w:rsidR="005D6D84" w:rsidRPr="005D6D84" w:rsidRDefault="005D6D84" w:rsidP="00FE3922">
      <w:pPr>
        <w:pStyle w:val="ListParagraph"/>
        <w:numPr>
          <w:ilvl w:val="0"/>
          <w:numId w:val="12"/>
        </w:numPr>
        <w:rPr>
          <w:rFonts w:eastAsiaTheme="majorEastAsia"/>
        </w:rPr>
      </w:pPr>
      <w:r>
        <w:t>No Pit Stop</w:t>
      </w:r>
    </w:p>
    <w:p w14:paraId="525082A6" w14:textId="77777777" w:rsidR="005D6D84" w:rsidRDefault="005D6D84" w:rsidP="005D6D84"/>
    <w:p w14:paraId="6D4C9BA6" w14:textId="77777777" w:rsidR="00CC585F" w:rsidRDefault="00CC585F" w:rsidP="00CC585F">
      <w:pPr>
        <w:pStyle w:val="Heading3"/>
      </w:pPr>
      <w:bookmarkStart w:id="10" w:name="_Toc150713459"/>
      <w:r>
        <w:t>1.1.3. Transitions</w:t>
      </w:r>
      <w:bookmarkEnd w:id="10"/>
    </w:p>
    <w:p w14:paraId="2A0E6BB7" w14:textId="467F132B" w:rsidR="00F713E4" w:rsidRDefault="00CC585F" w:rsidP="00CC585F">
      <w:r>
        <w:t xml:space="preserve">Each transition represents </w:t>
      </w:r>
      <w:r w:rsidR="00F925B6">
        <w:t xml:space="preserve">1/8 lap clear for the car. In other words, in each lap, there are 8 transitions. </w:t>
      </w:r>
      <w:r w:rsidR="002A711C">
        <w:t xml:space="preserve">In each transition, the weather can change according to a set probability. The tyre </w:t>
      </w:r>
      <w:r w:rsidR="008D6E1C">
        <w:t>deterioration</w:t>
      </w:r>
      <w:r w:rsidR="002A711C">
        <w:t xml:space="preserve">, velocity, and rewards are </w:t>
      </w:r>
      <w:r w:rsidR="00C415A3">
        <w:t xml:space="preserve">hence determined by the weather. </w:t>
      </w:r>
      <w:r w:rsidR="00AC3F7A">
        <w:t xml:space="preserve">Pit stop decisions </w:t>
      </w:r>
      <w:r w:rsidR="0023125E">
        <w:t>can</w:t>
      </w:r>
      <w:r w:rsidR="00AC3F7A">
        <w:t xml:space="preserve"> only</w:t>
      </w:r>
      <w:r w:rsidR="0023125E">
        <w:t xml:space="preserve"> be</w:t>
      </w:r>
      <w:r w:rsidR="00AC3F7A">
        <w:t xml:space="preserve"> made at</w:t>
      </w:r>
      <w:r w:rsidR="0023125E">
        <w:t xml:space="preserve"> every</w:t>
      </w:r>
      <w:r w:rsidR="00AC3F7A">
        <w:t xml:space="preserve"> 6/8 lap, at which point an action is locked in.</w:t>
      </w:r>
      <w:r w:rsidR="00D32BAB">
        <w:t xml:space="preserve"> The tyre change (or pit stop) will only happen in the subsequent </w:t>
      </w:r>
      <w:r w:rsidR="0023125E">
        <w:t>8/8 lap.</w:t>
      </w:r>
      <w:r w:rsidR="00F713E4">
        <w:t xml:space="preserve"> Each pit stop will incur a time of 23 seconds, and tyre conditions will be completely restored.</w:t>
      </w:r>
    </w:p>
    <w:p w14:paraId="72A06A42" w14:textId="77777777" w:rsidR="00F713E4" w:rsidRDefault="00F713E4" w:rsidP="00CC585F"/>
    <w:p w14:paraId="535DF9C5" w14:textId="77777777" w:rsidR="00F713E4" w:rsidRDefault="00F713E4" w:rsidP="00F713E4">
      <w:pPr>
        <w:pStyle w:val="Heading3"/>
      </w:pPr>
      <w:bookmarkStart w:id="11" w:name="_Toc150713460"/>
      <w:r>
        <w:t>1.1.4. Rewards</w:t>
      </w:r>
      <w:bookmarkEnd w:id="11"/>
    </w:p>
    <w:p w14:paraId="156481A2" w14:textId="77777777" w:rsidR="002002AA" w:rsidRDefault="00F713E4" w:rsidP="00F713E4">
      <w:r>
        <w:t>Rewards are based on time taken to clear all 162 laps.</w:t>
      </w:r>
      <w:r w:rsidR="001C55C9">
        <w:t xml:space="preserve"> The less time taken, the better the result.</w:t>
      </w:r>
    </w:p>
    <w:p w14:paraId="317D1231" w14:textId="77777777" w:rsidR="002002AA" w:rsidRDefault="002002AA" w:rsidP="00F713E4"/>
    <w:p w14:paraId="4FEEE6C9" w14:textId="77777777" w:rsidR="002002AA" w:rsidRDefault="002002AA" w:rsidP="002002AA">
      <w:pPr>
        <w:pStyle w:val="Heading2"/>
      </w:pPr>
      <w:bookmarkStart w:id="12" w:name="_Toc150713461"/>
      <w:r>
        <w:t>1.2. Approaches</w:t>
      </w:r>
      <w:bookmarkEnd w:id="12"/>
    </w:p>
    <w:p w14:paraId="4B876559" w14:textId="77777777" w:rsidR="00E720EF" w:rsidRDefault="00037190" w:rsidP="002002AA">
      <w:r>
        <w:t xml:space="preserve">We tried many algorithms, which we will go into details in the following sections. In particular, we will spend more time (and pages) exploring the </w:t>
      </w:r>
      <w:r w:rsidR="00373B67">
        <w:t>MCTS algorithm</w:t>
      </w:r>
      <w:r w:rsidR="00E720EF">
        <w:t xml:space="preserve"> which is a new concept that we will introduce.</w:t>
      </w:r>
    </w:p>
    <w:p w14:paraId="778744C5" w14:textId="77777777" w:rsidR="00E720EF" w:rsidRDefault="00E720EF" w:rsidP="002002AA"/>
    <w:p w14:paraId="363716B4" w14:textId="01F411FB" w:rsidR="005B475D" w:rsidRPr="005B475D" w:rsidRDefault="005B475D" w:rsidP="00E720EF">
      <w:pPr>
        <w:pStyle w:val="ListParagraph"/>
        <w:numPr>
          <w:ilvl w:val="0"/>
          <w:numId w:val="13"/>
        </w:numPr>
        <w:rPr>
          <w:rFonts w:eastAsiaTheme="majorEastAsia"/>
        </w:rPr>
      </w:pPr>
      <w:r>
        <w:t>Rules</w:t>
      </w:r>
      <w:r w:rsidR="00CC4565">
        <w:t>-based</w:t>
      </w:r>
    </w:p>
    <w:p w14:paraId="4D86A514" w14:textId="77777777" w:rsidR="005B475D" w:rsidRPr="005B475D" w:rsidRDefault="005B475D" w:rsidP="00E720EF">
      <w:pPr>
        <w:pStyle w:val="ListParagraph"/>
        <w:numPr>
          <w:ilvl w:val="0"/>
          <w:numId w:val="13"/>
        </w:numPr>
        <w:rPr>
          <w:rFonts w:eastAsiaTheme="majorEastAsia"/>
        </w:rPr>
      </w:pPr>
      <w:r>
        <w:t>TD Lambda</w:t>
      </w:r>
    </w:p>
    <w:p w14:paraId="0B9D12D3" w14:textId="77777777" w:rsidR="005B475D" w:rsidRPr="005B475D" w:rsidRDefault="005B475D" w:rsidP="00E720EF">
      <w:pPr>
        <w:pStyle w:val="ListParagraph"/>
        <w:numPr>
          <w:ilvl w:val="0"/>
          <w:numId w:val="13"/>
        </w:numPr>
        <w:rPr>
          <w:rFonts w:eastAsiaTheme="majorEastAsia"/>
        </w:rPr>
      </w:pPr>
      <w:r>
        <w:t>DQN</w:t>
      </w:r>
    </w:p>
    <w:p w14:paraId="3BED4773" w14:textId="77777777" w:rsidR="001439BD" w:rsidRPr="001439BD" w:rsidRDefault="001439BD" w:rsidP="00E720EF">
      <w:pPr>
        <w:pStyle w:val="ListParagraph"/>
        <w:numPr>
          <w:ilvl w:val="0"/>
          <w:numId w:val="13"/>
        </w:numPr>
        <w:rPr>
          <w:rFonts w:eastAsiaTheme="majorEastAsia"/>
        </w:rPr>
      </w:pPr>
      <w:r>
        <w:t>QRDQN</w:t>
      </w:r>
    </w:p>
    <w:p w14:paraId="2CD04CC1" w14:textId="77777777" w:rsidR="001439BD" w:rsidRPr="001439BD" w:rsidRDefault="001439BD" w:rsidP="00E720EF">
      <w:pPr>
        <w:pStyle w:val="ListParagraph"/>
        <w:numPr>
          <w:ilvl w:val="0"/>
          <w:numId w:val="13"/>
        </w:numPr>
        <w:rPr>
          <w:rFonts w:eastAsiaTheme="majorEastAsia"/>
        </w:rPr>
      </w:pPr>
      <w:r>
        <w:t>TRPO</w:t>
      </w:r>
    </w:p>
    <w:p w14:paraId="6159ADD3" w14:textId="77777777" w:rsidR="001439BD" w:rsidRPr="001439BD" w:rsidRDefault="001439BD" w:rsidP="00E720EF">
      <w:pPr>
        <w:pStyle w:val="ListParagraph"/>
        <w:numPr>
          <w:ilvl w:val="0"/>
          <w:numId w:val="13"/>
        </w:numPr>
        <w:rPr>
          <w:rFonts w:eastAsiaTheme="majorEastAsia"/>
        </w:rPr>
      </w:pPr>
      <w:r>
        <w:t>ARS</w:t>
      </w:r>
    </w:p>
    <w:p w14:paraId="3D75DCCA" w14:textId="77777777" w:rsidR="001439BD" w:rsidRPr="001439BD" w:rsidRDefault="001439BD" w:rsidP="00E720EF">
      <w:pPr>
        <w:pStyle w:val="ListParagraph"/>
        <w:numPr>
          <w:ilvl w:val="0"/>
          <w:numId w:val="13"/>
        </w:numPr>
        <w:rPr>
          <w:rFonts w:eastAsiaTheme="majorEastAsia"/>
        </w:rPr>
      </w:pPr>
      <w:r>
        <w:t>Recurrent PPO</w:t>
      </w:r>
    </w:p>
    <w:p w14:paraId="6D619F12" w14:textId="052AC0BA" w:rsidR="00B740FD" w:rsidRPr="00E720EF" w:rsidRDefault="001439BD" w:rsidP="00E720EF">
      <w:pPr>
        <w:pStyle w:val="ListParagraph"/>
        <w:numPr>
          <w:ilvl w:val="0"/>
          <w:numId w:val="13"/>
        </w:numPr>
        <w:rPr>
          <w:rFonts w:eastAsiaTheme="majorEastAsia"/>
        </w:rPr>
      </w:pPr>
      <w:r>
        <w:t xml:space="preserve">MCTS, </w:t>
      </w:r>
      <w:r w:rsidRPr="001439BD">
        <w:t>Rigorously Flexible Q-Learning Open Loop Planning (RF-QL-OLP)</w:t>
      </w:r>
      <w:r>
        <w:t xml:space="preserve"> </w:t>
      </w:r>
      <w:r w:rsidRPr="001439BD">
        <w:rPr>
          <w:b/>
          <w:bCs/>
        </w:rPr>
        <w:t>(MCTS for short)</w:t>
      </w:r>
      <w:r w:rsidR="00B740FD">
        <w:br w:type="page"/>
      </w:r>
    </w:p>
    <w:p w14:paraId="280BFAB4" w14:textId="6A32CE36" w:rsidR="00093D96" w:rsidRDefault="00093D96" w:rsidP="004C3695">
      <w:pPr>
        <w:pStyle w:val="Heading1"/>
      </w:pPr>
      <w:bookmarkStart w:id="13" w:name="_Toc150713462"/>
      <w:r>
        <w:lastRenderedPageBreak/>
        <w:t>2. Algorithms</w:t>
      </w:r>
      <w:bookmarkEnd w:id="13"/>
    </w:p>
    <w:p w14:paraId="2E1579EC" w14:textId="1D80371E" w:rsidR="00093D96" w:rsidRDefault="00093D96" w:rsidP="001A37AB">
      <w:r>
        <w:t xml:space="preserve">This section </w:t>
      </w:r>
      <w:r w:rsidR="00FE5078">
        <w:t xml:space="preserve">briefly </w:t>
      </w:r>
      <w:r w:rsidR="00620F95">
        <w:t>touches</w:t>
      </w:r>
      <w:r w:rsidR="00FE5078">
        <w:t xml:space="preserve"> on the various algorithms that we have tried. However, more time will </w:t>
      </w:r>
      <w:r w:rsidR="001A37AB">
        <w:t>be spent on MCTS which is a new concept that we will introduce.</w:t>
      </w:r>
    </w:p>
    <w:p w14:paraId="72B3BE28" w14:textId="77777777" w:rsidR="001A37AB" w:rsidRDefault="001A37AB" w:rsidP="001A37AB"/>
    <w:p w14:paraId="45F037D6" w14:textId="6E9D92CB" w:rsidR="00A90899" w:rsidRPr="004C3695" w:rsidRDefault="00B113D9" w:rsidP="001A37AB">
      <w:pPr>
        <w:pStyle w:val="Heading2"/>
        <w:rPr>
          <w:sz w:val="32"/>
          <w:szCs w:val="32"/>
        </w:rPr>
      </w:pPr>
      <w:bookmarkStart w:id="14" w:name="_Toc150713463"/>
      <w:r>
        <w:t>2</w:t>
      </w:r>
      <w:r w:rsidR="00727AE8">
        <w:t>.1</w:t>
      </w:r>
      <w:r w:rsidR="00DD1B6A">
        <w:t>.</w:t>
      </w:r>
      <w:r w:rsidR="00727AE8">
        <w:t xml:space="preserve"> </w:t>
      </w:r>
      <w:r w:rsidR="00D80218">
        <w:t>MCTS</w:t>
      </w:r>
      <w:bookmarkEnd w:id="14"/>
    </w:p>
    <w:p w14:paraId="2B9AF891" w14:textId="77777777" w:rsidR="00A90899" w:rsidRPr="0055307A" w:rsidRDefault="00A90899" w:rsidP="00A90899">
      <w:pPr>
        <w:jc w:val="both"/>
        <w:rPr>
          <w:color w:val="1F1F1F"/>
          <w:shd w:val="clear" w:color="auto" w:fill="FFFFFF"/>
        </w:rPr>
      </w:pPr>
      <w:r w:rsidRPr="0055307A">
        <w:rPr>
          <w:color w:val="1F1F1F"/>
          <w:shd w:val="clear" w:color="auto" w:fill="FFFFFF"/>
        </w:rPr>
        <w:t xml:space="preserve">In this section, we explore the use of </w:t>
      </w:r>
      <w:r w:rsidRPr="0055307A">
        <w:rPr>
          <w:b/>
          <w:i/>
          <w:color w:val="1F1F1F"/>
          <w:shd w:val="clear" w:color="auto" w:fill="FFFFFF"/>
        </w:rPr>
        <w:t>Monte Carlo Tree Search algorithms</w:t>
      </w:r>
      <w:r w:rsidRPr="0055307A">
        <w:rPr>
          <w:color w:val="1F1F1F"/>
          <w:shd w:val="clear" w:color="auto" w:fill="FFFFFF"/>
        </w:rPr>
        <w:t xml:space="preserve"> to aid in reducing race time and improve a generalized pitstop and tyre strategy. Below, the project group has implemented a modified version of </w:t>
      </w:r>
      <w:r w:rsidRPr="0055307A">
        <w:rPr>
          <w:b/>
          <w:i/>
          <w:color w:val="1F1F1F"/>
          <w:shd w:val="clear" w:color="auto" w:fill="FFFFFF"/>
        </w:rPr>
        <w:t>Q-Learning Open Loop Planning,</w:t>
      </w:r>
      <w:r w:rsidRPr="0055307A">
        <w:rPr>
          <w:color w:val="1F1F1F"/>
          <w:shd w:val="clear" w:color="auto" w:fill="FFFFFF"/>
        </w:rPr>
        <w:t xml:space="preserve"> a method recently proposed by Piccinotti et al. in 2021 that combines Monte Carlo sampling and Temporal Difference updates to figure out whether to pit-stop on each lap and which tyre compound to use. </w:t>
      </w:r>
    </w:p>
    <w:p w14:paraId="733E94C2" w14:textId="77777777" w:rsidR="00A90899" w:rsidRPr="0055307A" w:rsidRDefault="00A90899" w:rsidP="00A90899">
      <w:pPr>
        <w:jc w:val="both"/>
        <w:rPr>
          <w:color w:val="1F1F1F"/>
          <w:shd w:val="clear" w:color="auto" w:fill="FFFFFF"/>
        </w:rPr>
      </w:pPr>
    </w:p>
    <w:p w14:paraId="42DDDE9F" w14:textId="77777777" w:rsidR="00A90899" w:rsidRPr="0055307A" w:rsidRDefault="00A90899" w:rsidP="00A90899">
      <w:pPr>
        <w:jc w:val="both"/>
        <w:rPr>
          <w:rStyle w:val="animating"/>
          <w:color w:val="1F1F1F"/>
          <w:shd w:val="clear" w:color="auto" w:fill="FFFFFF"/>
        </w:rPr>
      </w:pPr>
      <w:r w:rsidRPr="0055307A">
        <w:rPr>
          <w:color w:val="1F1F1F"/>
          <w:shd w:val="clear" w:color="auto" w:fill="FFFFFF"/>
        </w:rPr>
        <w:t>Piccinotti et al. originally tested their method using a simulator based on (Heilmeier et al.</w:t>
      </w:r>
      <w:r w:rsidRPr="0055307A">
        <w:rPr>
          <w:rStyle w:val="animating"/>
          <w:color w:val="1F1F1F"/>
          <w:shd w:val="clear" w:color="auto" w:fill="FFFFFF"/>
        </w:rPr>
        <w:t xml:space="preserve"> 2020a), which they modified to make it work with planning algorithms. However, as their implementation delved into sampling from specific F1 tracks and the strategies used by real-life F1 teams and recorded by ESPN, a motorsport opinion website, we, instead, attempt to build new strategies by sampling from simulated trajectories with guidance from a rigorous, yet flexibly loose, set of rule-based rollout-policy. </w:t>
      </w:r>
    </w:p>
    <w:p w14:paraId="54B25540" w14:textId="77777777" w:rsidR="00A90899" w:rsidRPr="0055307A" w:rsidRDefault="00A90899" w:rsidP="00A90899">
      <w:pPr>
        <w:jc w:val="both"/>
        <w:rPr>
          <w:rStyle w:val="animating"/>
          <w:color w:val="1F1F1F"/>
          <w:shd w:val="clear" w:color="auto" w:fill="FFFFFF"/>
        </w:rPr>
      </w:pPr>
    </w:p>
    <w:p w14:paraId="5983FC62" w14:textId="3BC6C12A" w:rsidR="00A90899" w:rsidRPr="0055307A" w:rsidRDefault="00A90899" w:rsidP="00A90899">
      <w:pPr>
        <w:jc w:val="both"/>
        <w:rPr>
          <w:color w:val="1F1F1F"/>
          <w:shd w:val="clear" w:color="auto" w:fill="FFFFFF"/>
        </w:rPr>
      </w:pPr>
      <w:r w:rsidRPr="0055307A">
        <w:rPr>
          <w:rStyle w:val="animating"/>
          <w:color w:val="1F1F1F"/>
          <w:shd w:val="clear" w:color="auto" w:fill="FFFFFF"/>
        </w:rPr>
        <w:t xml:space="preserve">Our modified version of the algorithm, which we name </w:t>
      </w:r>
      <w:r w:rsidRPr="0055307A">
        <w:rPr>
          <w:rStyle w:val="animating"/>
          <w:b/>
          <w:i/>
          <w:color w:val="1F1F1F"/>
          <w:shd w:val="clear" w:color="auto" w:fill="FFFFFF"/>
        </w:rPr>
        <w:t>Rigorously Flexible</w:t>
      </w:r>
      <w:r w:rsidRPr="0055307A">
        <w:rPr>
          <w:rStyle w:val="animating"/>
          <w:color w:val="1F1F1F"/>
          <w:shd w:val="clear" w:color="auto" w:fill="FFFFFF"/>
        </w:rPr>
        <w:t xml:space="preserve"> </w:t>
      </w:r>
      <w:r w:rsidRPr="0055307A">
        <w:rPr>
          <w:b/>
          <w:i/>
          <w:color w:val="1F1F1F"/>
          <w:shd w:val="clear" w:color="auto" w:fill="FFFFFF"/>
        </w:rPr>
        <w:t>Q-Learning Open Loop Planning (RF-QL-OLP)</w:t>
      </w:r>
      <w:r w:rsidRPr="0055307A">
        <w:rPr>
          <w:color w:val="1F1F1F"/>
          <w:shd w:val="clear" w:color="auto" w:fill="FFFFFF"/>
        </w:rPr>
        <w:t xml:space="preserve">, is shown to be able to </w:t>
      </w:r>
      <w:r w:rsidRPr="0055307A">
        <w:rPr>
          <w:b/>
          <w:i/>
          <w:color w:val="1F1F1F"/>
          <w:shd w:val="clear" w:color="auto" w:fill="FFFFFF"/>
        </w:rPr>
        <w:t>reduce the race time</w:t>
      </w:r>
      <w:r w:rsidRPr="0055307A">
        <w:rPr>
          <w:color w:val="1F1F1F"/>
          <w:shd w:val="clear" w:color="auto" w:fill="FFFFFF"/>
        </w:rPr>
        <w:t xml:space="preserve"> over all stipulated conditions in task 1 of the project requirements </w:t>
      </w:r>
      <w:r w:rsidRPr="0055307A">
        <w:rPr>
          <w:b/>
          <w:i/>
          <w:color w:val="1F1F1F"/>
          <w:shd w:val="clear" w:color="auto" w:fill="FFFFFF"/>
        </w:rPr>
        <w:t>by a range between 600 to 1100 seconds</w:t>
      </w:r>
      <w:r w:rsidRPr="0055307A">
        <w:rPr>
          <w:color w:val="1F1F1F"/>
          <w:shd w:val="clear" w:color="auto" w:fill="FFFFFF"/>
        </w:rPr>
        <w:t xml:space="preserve"> from the single action baseline.</w:t>
      </w:r>
    </w:p>
    <w:p w14:paraId="4AB0444B" w14:textId="6427A360" w:rsidR="00A90899" w:rsidRDefault="00A90899" w:rsidP="00A90899">
      <w:pPr>
        <w:rPr>
          <w:rFonts w:asciiTheme="majorHAnsi" w:eastAsiaTheme="majorEastAsia" w:hAnsiTheme="majorHAnsi" w:cstheme="majorBidi"/>
          <w:color w:val="1F3864" w:themeColor="accent1" w:themeShade="80"/>
        </w:rPr>
      </w:pPr>
    </w:p>
    <w:p w14:paraId="7C75FCDB" w14:textId="73FBA93B" w:rsidR="00A90899" w:rsidRPr="00D32166" w:rsidRDefault="00AC799F" w:rsidP="001A37AB">
      <w:pPr>
        <w:pStyle w:val="Heading3"/>
      </w:pPr>
      <w:bookmarkStart w:id="15" w:name="_Toc150713464"/>
      <w:r>
        <w:t>2.</w:t>
      </w:r>
      <w:r w:rsidR="00A90899" w:rsidRPr="00D32166">
        <w:t>1.</w:t>
      </w:r>
      <w:r w:rsidR="00E57D79">
        <w:t>1</w:t>
      </w:r>
      <w:r w:rsidR="00A90899" w:rsidRPr="00D32166">
        <w:t>. Methodology</w:t>
      </w:r>
      <w:bookmarkEnd w:id="15"/>
      <w:r w:rsidR="00A90899" w:rsidRPr="00D32166">
        <w:t xml:space="preserve"> </w:t>
      </w:r>
    </w:p>
    <w:p w14:paraId="5572452F" w14:textId="77777777" w:rsidR="00A90899" w:rsidRPr="003E49BF" w:rsidRDefault="00A90899" w:rsidP="00A90899">
      <w:pPr>
        <w:rPr>
          <w:color w:val="1F1F1F"/>
          <w:shd w:val="clear" w:color="auto" w:fill="FFFFFF"/>
        </w:rPr>
      </w:pPr>
      <w:r w:rsidRPr="003E49BF">
        <w:t xml:space="preserve">The diagram below shows how we employ crucial parts of the algorithm proposed by </w:t>
      </w:r>
      <w:r w:rsidRPr="003E49BF">
        <w:rPr>
          <w:color w:val="1F1F1F"/>
          <w:shd w:val="clear" w:color="auto" w:fill="FFFFFF"/>
        </w:rPr>
        <w:t>Piccinotti et al. and modify certain parts which do not aid in our project.</w:t>
      </w:r>
    </w:p>
    <w:p w14:paraId="1BD4FE02" w14:textId="77777777" w:rsidR="00A90899" w:rsidRDefault="00A90899" w:rsidP="00A90899">
      <w:pPr>
        <w:rPr>
          <w:rFonts w:ascii="Arial" w:hAnsi="Arial" w:cs="Arial"/>
          <w:color w:val="1F1F1F"/>
          <w:sz w:val="20"/>
          <w:szCs w:val="20"/>
          <w:shd w:val="clear" w:color="auto" w:fill="FFFFFF"/>
        </w:rPr>
      </w:pPr>
    </w:p>
    <w:p w14:paraId="552155B6" w14:textId="77777777" w:rsidR="00A90899" w:rsidRDefault="00A90899" w:rsidP="00A90899">
      <w:pPr>
        <w:rPr>
          <w:rFonts w:ascii="Arial" w:hAnsi="Arial" w:cs="Arial"/>
          <w:color w:val="1F1F1F"/>
          <w:sz w:val="20"/>
          <w:szCs w:val="20"/>
          <w:shd w:val="clear" w:color="auto" w:fill="FFFFFF"/>
        </w:rPr>
      </w:pPr>
      <w:r w:rsidRPr="00FD3EF6">
        <w:rPr>
          <w:rFonts w:ascii="Arial" w:hAnsi="Arial" w:cs="Arial"/>
          <w:noProof/>
          <w:color w:val="1F1F1F"/>
          <w:sz w:val="20"/>
          <w:szCs w:val="20"/>
          <w:shd w:val="clear" w:color="auto" w:fill="FFFFFF"/>
        </w:rPr>
        <w:drawing>
          <wp:inline distT="0" distB="0" distL="0" distR="0" wp14:anchorId="282674A3" wp14:editId="66556189">
            <wp:extent cx="6645910" cy="1407160"/>
            <wp:effectExtent l="0" t="0" r="0" b="2540"/>
            <wp:docPr id="268826155" name="Picture 268826155" descr="A diagram of a ro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26155" name="Picture 1" descr="A diagram of a root&#10;&#10;Description automatically generated"/>
                    <pic:cNvPicPr/>
                  </pic:nvPicPr>
                  <pic:blipFill>
                    <a:blip r:embed="rId10"/>
                    <a:stretch>
                      <a:fillRect/>
                    </a:stretch>
                  </pic:blipFill>
                  <pic:spPr>
                    <a:xfrm>
                      <a:off x="0" y="0"/>
                      <a:ext cx="6645910" cy="1407160"/>
                    </a:xfrm>
                    <a:prstGeom prst="rect">
                      <a:avLst/>
                    </a:prstGeom>
                  </pic:spPr>
                </pic:pic>
              </a:graphicData>
            </a:graphic>
          </wp:inline>
        </w:drawing>
      </w:r>
    </w:p>
    <w:p w14:paraId="7AE20FCA" w14:textId="77777777" w:rsidR="00A90899" w:rsidRPr="003E49BF" w:rsidRDefault="00A90899" w:rsidP="00A90899">
      <w:pPr>
        <w:jc w:val="center"/>
        <w:rPr>
          <w:b/>
          <w:i/>
          <w:color w:val="1F1F1F"/>
          <w:shd w:val="clear" w:color="auto" w:fill="FFFFFF"/>
        </w:rPr>
      </w:pPr>
      <w:r w:rsidRPr="003E49BF">
        <w:rPr>
          <w:color w:val="1F1F1F"/>
          <w:shd w:val="clear" w:color="auto" w:fill="FFFFFF"/>
        </w:rPr>
        <w:t xml:space="preserve">Diagram 1: Step-by-Step depiction of our group’s </w:t>
      </w:r>
      <w:r w:rsidRPr="003E49BF">
        <w:rPr>
          <w:rStyle w:val="animating"/>
          <w:b/>
          <w:i/>
          <w:color w:val="1F1F1F"/>
          <w:shd w:val="clear" w:color="auto" w:fill="FFFFFF"/>
        </w:rPr>
        <w:t>Rigorously Flexible</w:t>
      </w:r>
      <w:r w:rsidRPr="003E49BF">
        <w:rPr>
          <w:rStyle w:val="animating"/>
          <w:color w:val="1F1F1F"/>
          <w:shd w:val="clear" w:color="auto" w:fill="FFFFFF"/>
        </w:rPr>
        <w:t xml:space="preserve"> </w:t>
      </w:r>
      <w:r w:rsidRPr="003E49BF">
        <w:rPr>
          <w:b/>
          <w:i/>
          <w:color w:val="1F1F1F"/>
          <w:shd w:val="clear" w:color="auto" w:fill="FFFFFF"/>
        </w:rPr>
        <w:t xml:space="preserve">Q-Learning Open Loop Planning </w:t>
      </w:r>
    </w:p>
    <w:p w14:paraId="4D84AF12" w14:textId="77777777" w:rsidR="00A90899" w:rsidRPr="003E49BF" w:rsidRDefault="00A90899" w:rsidP="00A90899">
      <w:pPr>
        <w:jc w:val="center"/>
        <w:rPr>
          <w:color w:val="1F1F1F"/>
          <w:shd w:val="clear" w:color="auto" w:fill="FFFFFF"/>
        </w:rPr>
      </w:pPr>
      <w:r w:rsidRPr="003E49BF">
        <w:rPr>
          <w:b/>
          <w:i/>
          <w:color w:val="1F1F1F"/>
          <w:shd w:val="clear" w:color="auto" w:fill="FFFFFF"/>
        </w:rPr>
        <w:t>(RF-QL-OLP) algorithm</w:t>
      </w:r>
    </w:p>
    <w:p w14:paraId="763D1496" w14:textId="77777777" w:rsidR="00A90899" w:rsidRPr="003E49BF" w:rsidRDefault="00A90899" w:rsidP="00A90899"/>
    <w:p w14:paraId="204BB089" w14:textId="77777777" w:rsidR="00A90899" w:rsidRPr="003E49BF" w:rsidRDefault="00A90899" w:rsidP="00A90899">
      <w:r w:rsidRPr="003E49BF">
        <w:t>In the third step, we discuss the rollout policy utilized. The rollout policy is an important mechanism in filtering important trajectories from which we will calculate the rewards and the subsequent Q-values. The following paragraphs aim to justify the rollout policy.</w:t>
      </w:r>
    </w:p>
    <w:p w14:paraId="12C03CC8" w14:textId="77777777" w:rsidR="00A90899" w:rsidRDefault="00A90899" w:rsidP="00A90899">
      <w:pPr>
        <w:rPr>
          <w:rFonts w:ascii="Arial" w:hAnsi="Arial" w:cs="Arial"/>
          <w:sz w:val="20"/>
          <w:szCs w:val="20"/>
        </w:rPr>
      </w:pPr>
    </w:p>
    <w:p w14:paraId="73E8834B" w14:textId="77777777" w:rsidR="00A90899" w:rsidRDefault="00A90899" w:rsidP="00A90899">
      <w:pPr>
        <w:jc w:val="center"/>
        <w:rPr>
          <w:rFonts w:ascii="Arial" w:hAnsi="Arial" w:cs="Arial"/>
          <w:sz w:val="20"/>
          <w:szCs w:val="20"/>
        </w:rPr>
      </w:pPr>
      <w:r w:rsidRPr="00B300C0">
        <w:rPr>
          <w:rFonts w:ascii="Arial" w:hAnsi="Arial" w:cs="Arial"/>
          <w:noProof/>
          <w:sz w:val="20"/>
          <w:szCs w:val="20"/>
        </w:rPr>
        <w:drawing>
          <wp:inline distT="0" distB="0" distL="0" distR="0" wp14:anchorId="748BBA2E" wp14:editId="2F7268C1">
            <wp:extent cx="1409091" cy="1251604"/>
            <wp:effectExtent l="0" t="0" r="635" b="5715"/>
            <wp:docPr id="1483281858" name="Picture 1483281858" descr="A circ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81858" name="Picture 1" descr="A circle with text on it&#10;&#10;Description automatically generated"/>
                    <pic:cNvPicPr/>
                  </pic:nvPicPr>
                  <pic:blipFill>
                    <a:blip r:embed="rId11"/>
                    <a:stretch>
                      <a:fillRect/>
                    </a:stretch>
                  </pic:blipFill>
                  <pic:spPr>
                    <a:xfrm>
                      <a:off x="0" y="0"/>
                      <a:ext cx="1426451" cy="1267024"/>
                    </a:xfrm>
                    <a:prstGeom prst="rect">
                      <a:avLst/>
                    </a:prstGeom>
                  </pic:spPr>
                </pic:pic>
              </a:graphicData>
            </a:graphic>
          </wp:inline>
        </w:drawing>
      </w:r>
      <w:r w:rsidRPr="00195116">
        <w:rPr>
          <w:rFonts w:ascii="Arial" w:hAnsi="Arial" w:cs="Arial"/>
          <w:noProof/>
          <w:sz w:val="20"/>
          <w:szCs w:val="20"/>
        </w:rPr>
        <w:drawing>
          <wp:inline distT="0" distB="0" distL="0" distR="0" wp14:anchorId="5329791F" wp14:editId="79187F43">
            <wp:extent cx="1888355" cy="1250038"/>
            <wp:effectExtent l="0" t="0" r="4445" b="0"/>
            <wp:docPr id="1687303395" name="Picture 1687303395" descr="A math equation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03395" name="Picture 1" descr="A math equations with black text&#10;&#10;Description automatically generated with medium confidence"/>
                    <pic:cNvPicPr/>
                  </pic:nvPicPr>
                  <pic:blipFill>
                    <a:blip r:embed="rId12"/>
                    <a:stretch>
                      <a:fillRect/>
                    </a:stretch>
                  </pic:blipFill>
                  <pic:spPr>
                    <a:xfrm>
                      <a:off x="0" y="0"/>
                      <a:ext cx="1919476" cy="1270639"/>
                    </a:xfrm>
                    <a:prstGeom prst="rect">
                      <a:avLst/>
                    </a:prstGeom>
                  </pic:spPr>
                </pic:pic>
              </a:graphicData>
            </a:graphic>
          </wp:inline>
        </w:drawing>
      </w:r>
    </w:p>
    <w:p w14:paraId="3A01CEC1" w14:textId="77777777" w:rsidR="00A90899" w:rsidRPr="003E49BF" w:rsidRDefault="00A90899" w:rsidP="00A90899">
      <w:pPr>
        <w:jc w:val="center"/>
      </w:pPr>
      <w:r w:rsidRPr="003E49BF">
        <w:t>Diagram 2: Setting Threshold to Determine when to Pit with Lap Time Proxy</w:t>
      </w:r>
    </w:p>
    <w:p w14:paraId="72659B5A" w14:textId="77777777" w:rsidR="00A90899" w:rsidRPr="003E49BF" w:rsidRDefault="00A90899" w:rsidP="00A90899"/>
    <w:p w14:paraId="3F05B259" w14:textId="77777777" w:rsidR="00A90899" w:rsidRPr="003E49BF" w:rsidRDefault="00A90899" w:rsidP="00A90899">
      <w:pPr>
        <w:jc w:val="both"/>
      </w:pPr>
      <w:r w:rsidRPr="003E49BF">
        <w:t xml:space="preserve">First, we have to set a threshold to indicate when it is time to pit for a car. To do this, we measure the expected time a car takes to complete a lap around a certain radius by taking the snapshot velocity at ¾ of each lap. Our findings from empirical testing shows that if we set the threshold too slow, pitstops occur too fast and too frequently, especially for tracks with smaller radiuses. On the other hand, if we set the threshold too high, </w:t>
      </w:r>
      <w:r w:rsidRPr="003E49BF">
        <w:lastRenderedPageBreak/>
        <w:t>pitstops for tracks with larger radiuses occur much later, which causes slower race times for larger radiuses. After tuning, we find that a lap time proxy of more than 1.5 times the pitstop time is optimal.</w:t>
      </w:r>
      <w:r w:rsidRPr="003E49BF">
        <w:rPr>
          <w:sz w:val="32"/>
          <w:szCs w:val="32"/>
        </w:rPr>
        <w:t xml:space="preserve"> </w:t>
      </w:r>
    </w:p>
    <w:p w14:paraId="5897D453" w14:textId="77777777" w:rsidR="00A90899" w:rsidRDefault="00A90899" w:rsidP="00A90899">
      <w:pPr>
        <w:jc w:val="center"/>
        <w:rPr>
          <w:rFonts w:ascii="Arial" w:hAnsi="Arial" w:cs="Arial"/>
          <w:sz w:val="20"/>
          <w:szCs w:val="20"/>
        </w:rPr>
      </w:pPr>
    </w:p>
    <w:p w14:paraId="53B965BE" w14:textId="77777777" w:rsidR="00A90899" w:rsidRDefault="00A90899" w:rsidP="00A90899">
      <w:pPr>
        <w:jc w:val="center"/>
        <w:rPr>
          <w:rFonts w:ascii="Arial" w:hAnsi="Arial" w:cs="Arial"/>
          <w:sz w:val="20"/>
          <w:szCs w:val="20"/>
        </w:rPr>
      </w:pPr>
      <w:r w:rsidRPr="005E1735">
        <w:rPr>
          <w:rFonts w:ascii="Arial" w:hAnsi="Arial" w:cs="Arial"/>
          <w:noProof/>
          <w:sz w:val="20"/>
          <w:szCs w:val="20"/>
        </w:rPr>
        <w:drawing>
          <wp:inline distT="0" distB="0" distL="0" distR="0" wp14:anchorId="3BD727D9" wp14:editId="48208912">
            <wp:extent cx="2787493" cy="1288405"/>
            <wp:effectExtent l="0" t="0" r="0" b="0"/>
            <wp:docPr id="997701210" name="Picture 99770121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01210" name="Picture 1" descr="A screenshot of a computer code&#10;&#10;Description automatically generated"/>
                    <pic:cNvPicPr/>
                  </pic:nvPicPr>
                  <pic:blipFill>
                    <a:blip r:embed="rId13"/>
                    <a:stretch>
                      <a:fillRect/>
                    </a:stretch>
                  </pic:blipFill>
                  <pic:spPr>
                    <a:xfrm>
                      <a:off x="0" y="0"/>
                      <a:ext cx="2804636" cy="1296329"/>
                    </a:xfrm>
                    <a:prstGeom prst="rect">
                      <a:avLst/>
                    </a:prstGeom>
                  </pic:spPr>
                </pic:pic>
              </a:graphicData>
            </a:graphic>
          </wp:inline>
        </w:drawing>
      </w:r>
      <w:r w:rsidRPr="006A002E">
        <w:rPr>
          <w:rFonts w:ascii="Arial" w:hAnsi="Arial" w:cs="Arial"/>
          <w:noProof/>
          <w:sz w:val="20"/>
          <w:szCs w:val="20"/>
        </w:rPr>
        <w:drawing>
          <wp:inline distT="0" distB="0" distL="0" distR="0" wp14:anchorId="23375E31" wp14:editId="1E2551CC">
            <wp:extent cx="3689646" cy="1301221"/>
            <wp:effectExtent l="0" t="0" r="0" b="0"/>
            <wp:docPr id="49283598" name="Picture 4928359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3598" name="Picture 1" descr="A screenshot of a computer code&#10;&#10;Description automatically generated"/>
                    <pic:cNvPicPr/>
                  </pic:nvPicPr>
                  <pic:blipFill>
                    <a:blip r:embed="rId14"/>
                    <a:stretch>
                      <a:fillRect/>
                    </a:stretch>
                  </pic:blipFill>
                  <pic:spPr>
                    <a:xfrm>
                      <a:off x="0" y="0"/>
                      <a:ext cx="3741676" cy="1319570"/>
                    </a:xfrm>
                    <a:prstGeom prst="rect">
                      <a:avLst/>
                    </a:prstGeom>
                  </pic:spPr>
                </pic:pic>
              </a:graphicData>
            </a:graphic>
          </wp:inline>
        </w:drawing>
      </w:r>
    </w:p>
    <w:p w14:paraId="0A8111F4" w14:textId="77777777" w:rsidR="00A90899" w:rsidRDefault="00A90899" w:rsidP="00A90899">
      <w:pPr>
        <w:jc w:val="center"/>
        <w:rPr>
          <w:rFonts w:ascii="Arial" w:hAnsi="Arial" w:cs="Arial"/>
          <w:sz w:val="20"/>
          <w:szCs w:val="20"/>
        </w:rPr>
      </w:pPr>
      <w:r w:rsidRPr="004458E7">
        <w:rPr>
          <w:rFonts w:ascii="Arial" w:hAnsi="Arial" w:cs="Arial"/>
          <w:noProof/>
          <w:sz w:val="20"/>
          <w:szCs w:val="20"/>
        </w:rPr>
        <w:drawing>
          <wp:inline distT="0" distB="0" distL="0" distR="0" wp14:anchorId="18BFCA57" wp14:editId="10C22D2C">
            <wp:extent cx="2238209" cy="731722"/>
            <wp:effectExtent l="0" t="0" r="0" b="5080"/>
            <wp:docPr id="79375603" name="Picture 79375603" descr="A white background with text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5603" name="Picture 1" descr="A white background with text and black text&#10;&#10;Description automatically generated"/>
                    <pic:cNvPicPr/>
                  </pic:nvPicPr>
                  <pic:blipFill>
                    <a:blip r:embed="rId15"/>
                    <a:stretch>
                      <a:fillRect/>
                    </a:stretch>
                  </pic:blipFill>
                  <pic:spPr>
                    <a:xfrm>
                      <a:off x="0" y="0"/>
                      <a:ext cx="2280019" cy="745391"/>
                    </a:xfrm>
                    <a:prstGeom prst="rect">
                      <a:avLst/>
                    </a:prstGeom>
                  </pic:spPr>
                </pic:pic>
              </a:graphicData>
            </a:graphic>
          </wp:inline>
        </w:drawing>
      </w:r>
    </w:p>
    <w:p w14:paraId="149A6EA6" w14:textId="77777777" w:rsidR="00A90899" w:rsidRPr="003E49BF" w:rsidRDefault="00A90899" w:rsidP="00A90899">
      <w:pPr>
        <w:jc w:val="center"/>
      </w:pPr>
      <w:r w:rsidRPr="003E49BF">
        <w:t>Diagram 3: Setting Epsilon Threshold to Determine which tyres to change to</w:t>
      </w:r>
    </w:p>
    <w:p w14:paraId="039381D8" w14:textId="77777777" w:rsidR="00A90899" w:rsidRPr="003E49BF" w:rsidRDefault="00A90899" w:rsidP="00A90899">
      <w:pPr>
        <w:jc w:val="both"/>
      </w:pPr>
    </w:p>
    <w:p w14:paraId="4CE8DD09" w14:textId="44B03A69" w:rsidR="00A90899" w:rsidRPr="003E49BF" w:rsidRDefault="00A90899" w:rsidP="00A90899">
      <w:pPr>
        <w:jc w:val="both"/>
      </w:pPr>
      <w:r w:rsidRPr="003E49BF">
        <w:t xml:space="preserve">Next, in our rollout policy, we insert a secondary epsilon filtering threshold with some flexibility to account for tyre-to-weather durability and track radius factors. We first set the initial epsilon threshold to 0.5, which indicates random choice of tyres if threshold is passed. Then, we go through the following steps above in diagram 3. </w:t>
      </w:r>
    </w:p>
    <w:p w14:paraId="1C748A7F" w14:textId="77777777" w:rsidR="00A90899" w:rsidRPr="003E49BF" w:rsidRDefault="00A90899" w:rsidP="00A90899">
      <w:pPr>
        <w:jc w:val="both"/>
      </w:pPr>
    </w:p>
    <w:p w14:paraId="3DF1F703" w14:textId="77777777" w:rsidR="00A90899" w:rsidRPr="003E49BF" w:rsidRDefault="00A90899" w:rsidP="00A90899">
      <w:pPr>
        <w:jc w:val="both"/>
      </w:pPr>
      <w:r w:rsidRPr="003E49BF">
        <w:t>In step 1, we intuitively and empirically test which tyres that are favourable to which weather. Whether a tyre is favourable to the weather is determined solely by its durability in the specific weather condition. For instance, we expect Fullwet tyres to be the most durable in 100% Wet weather conditions, thus this reduces the need to change tyres more frequently in wet conditions. The dictionary fixed in step 1 will then be used in step 2 to determine whether the epsilon threshold should be increased or decreased. An unfavourable tyre-to-weather variable shows that we have to change our tyres immediately while a favourable tyre-to-weather will prompt our rollout policy to not change the tyres. We also add in linearly adjusted factor to our epsilon threshold in step 2 to account for track radius length. The idea behind this is that a longer track radius will require a higher probability of changing tyre in the current ¾ mark of the lap compared to a shorter track radius. This is because for longer tracks, the next decision making point may be too long later which negatively affects our total race time. In step 3, we apply the flexibly transformed epsilon threshold to determine whether to do nothing or to do tyre selection.</w:t>
      </w:r>
    </w:p>
    <w:p w14:paraId="069E15DF" w14:textId="77777777" w:rsidR="00A90899" w:rsidRPr="003E49BF" w:rsidRDefault="00A90899" w:rsidP="00A90899">
      <w:pPr>
        <w:jc w:val="both"/>
      </w:pPr>
    </w:p>
    <w:p w14:paraId="79B9AF13" w14:textId="77777777" w:rsidR="00A90899" w:rsidRPr="003E49BF" w:rsidRDefault="00A90899" w:rsidP="00A90899">
      <w:pPr>
        <w:jc w:val="both"/>
      </w:pPr>
      <w:r w:rsidRPr="003E49BF">
        <w:t>In order to decide which tyre to select, we focus on the durability factor of the tyre in all race conditions, which can be measured by number of laps till which the tyres reach close to 0 for a specific constant weather and secondly, the linear rate of deceleration over time. Logically, a less durable tyre in 100% wet conditions will last much shorter and its linear rate of deceleration will be much higher. Thus, one can view the number of laps till which the tyres reach close to 0 as a positive factor while the rate of deceleration as a negative balancing factor. When we weigh both factors equally, they negate each other out and we are able to get the best tyre for each specific weather condition, radius and tyre type by sorting it in descending order.</w:t>
      </w:r>
    </w:p>
    <w:p w14:paraId="65D31AD4" w14:textId="77777777" w:rsidR="00A90899" w:rsidRPr="003E49BF" w:rsidRDefault="00A90899" w:rsidP="00A90899">
      <w:pPr>
        <w:jc w:val="both"/>
      </w:pPr>
    </w:p>
    <w:p w14:paraId="6EB91B6B" w14:textId="77777777" w:rsidR="00A90899" w:rsidRPr="003E49BF" w:rsidRDefault="00A90899" w:rsidP="00A90899">
      <w:r w:rsidRPr="003E49BF">
        <w:t>The final tyres selected are matched with this list of tyres by durability. Thus, we aim to fit on the most durable tyres when the indicative conditions are right.</w:t>
      </w:r>
    </w:p>
    <w:p w14:paraId="0B12C2CD" w14:textId="5943969B" w:rsidR="00A90899" w:rsidRDefault="00A90899" w:rsidP="00A90899">
      <w:pPr>
        <w:rPr>
          <w:rFonts w:asciiTheme="majorHAnsi" w:eastAsiaTheme="majorEastAsia" w:hAnsiTheme="majorHAnsi" w:cstheme="majorBidi"/>
          <w:color w:val="1F3864" w:themeColor="accent1" w:themeShade="80"/>
        </w:rPr>
      </w:pPr>
    </w:p>
    <w:p w14:paraId="77038340" w14:textId="77777777" w:rsidR="00173AAA" w:rsidRDefault="00173AAA">
      <w:pPr>
        <w:rPr>
          <w:rFonts w:asciiTheme="majorHAnsi" w:eastAsiaTheme="majorEastAsia" w:hAnsiTheme="majorHAnsi" w:cstheme="majorBidi"/>
          <w:color w:val="1F3763" w:themeColor="accent1" w:themeShade="7F"/>
        </w:rPr>
      </w:pPr>
      <w:r>
        <w:br w:type="page"/>
      </w:r>
    </w:p>
    <w:p w14:paraId="7DC1CA7A" w14:textId="20221001" w:rsidR="00A90899" w:rsidRPr="00D32166" w:rsidRDefault="00AC799F" w:rsidP="00217EE1">
      <w:pPr>
        <w:pStyle w:val="Heading3"/>
      </w:pPr>
      <w:bookmarkStart w:id="16" w:name="_Toc150713465"/>
      <w:r>
        <w:lastRenderedPageBreak/>
        <w:t>2.</w:t>
      </w:r>
      <w:r w:rsidR="00A90899" w:rsidRPr="00D32166">
        <w:t>1.</w:t>
      </w:r>
      <w:r w:rsidR="00E57D79">
        <w:t>2</w:t>
      </w:r>
      <w:r w:rsidR="00A90899" w:rsidRPr="00D32166">
        <w:t xml:space="preserve">. Pseudo </w:t>
      </w:r>
      <w:r w:rsidR="00A90899">
        <w:t>Code</w:t>
      </w:r>
      <w:bookmarkEnd w:id="16"/>
    </w:p>
    <w:p w14:paraId="0E81B457" w14:textId="77777777" w:rsidR="00A90899" w:rsidRDefault="00A90899" w:rsidP="00A90899">
      <w:pPr>
        <w:rPr>
          <w:rFonts w:ascii="Arial" w:hAnsi="Arial" w:cs="Arial"/>
          <w:sz w:val="20"/>
          <w:szCs w:val="20"/>
        </w:rPr>
      </w:pPr>
    </w:p>
    <w:p w14:paraId="20F03769" w14:textId="77777777" w:rsidR="00A90899" w:rsidRDefault="00A90899" w:rsidP="00A90899">
      <w:pPr>
        <w:jc w:val="center"/>
        <w:rPr>
          <w:noProof/>
        </w:rPr>
      </w:pPr>
      <w:r w:rsidRPr="00236C06">
        <w:rPr>
          <w:rFonts w:ascii="Arial" w:hAnsi="Arial" w:cs="Arial"/>
          <w:noProof/>
          <w:sz w:val="20"/>
          <w:szCs w:val="20"/>
        </w:rPr>
        <w:drawing>
          <wp:inline distT="0" distB="0" distL="0" distR="0" wp14:anchorId="589A2521" wp14:editId="2C8F4B37">
            <wp:extent cx="1845205" cy="2013649"/>
            <wp:effectExtent l="0" t="0" r="0" b="5715"/>
            <wp:docPr id="683097830" name="Picture 683097830"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97830" name="Picture 1" descr="A white text with black text&#10;&#10;Description automatically generated"/>
                    <pic:cNvPicPr/>
                  </pic:nvPicPr>
                  <pic:blipFill>
                    <a:blip r:embed="rId16"/>
                    <a:stretch>
                      <a:fillRect/>
                    </a:stretch>
                  </pic:blipFill>
                  <pic:spPr>
                    <a:xfrm>
                      <a:off x="0" y="0"/>
                      <a:ext cx="1867698" cy="2038196"/>
                    </a:xfrm>
                    <a:prstGeom prst="rect">
                      <a:avLst/>
                    </a:prstGeom>
                  </pic:spPr>
                </pic:pic>
              </a:graphicData>
            </a:graphic>
          </wp:inline>
        </w:drawing>
      </w:r>
      <w:r w:rsidRPr="006E1FAE">
        <w:rPr>
          <w:rFonts w:ascii="Arial" w:hAnsi="Arial" w:cs="Arial"/>
          <w:noProof/>
          <w:sz w:val="20"/>
          <w:szCs w:val="20"/>
        </w:rPr>
        <w:drawing>
          <wp:inline distT="0" distB="0" distL="0" distR="0" wp14:anchorId="104549DC" wp14:editId="4D2F3E55">
            <wp:extent cx="2208944" cy="2016217"/>
            <wp:effectExtent l="0" t="0" r="1270" b="3175"/>
            <wp:docPr id="248331115" name="Picture 248331115"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31115" name="Picture 1" descr="A white text with black text&#10;&#10;Description automatically generated"/>
                    <pic:cNvPicPr/>
                  </pic:nvPicPr>
                  <pic:blipFill>
                    <a:blip r:embed="rId17"/>
                    <a:stretch>
                      <a:fillRect/>
                    </a:stretch>
                  </pic:blipFill>
                  <pic:spPr>
                    <a:xfrm>
                      <a:off x="0" y="0"/>
                      <a:ext cx="2234381" cy="2039434"/>
                    </a:xfrm>
                    <a:prstGeom prst="rect">
                      <a:avLst/>
                    </a:prstGeom>
                  </pic:spPr>
                </pic:pic>
              </a:graphicData>
            </a:graphic>
          </wp:inline>
        </w:drawing>
      </w:r>
      <w:r w:rsidRPr="006E1FAE">
        <w:rPr>
          <w:noProof/>
        </w:rPr>
        <w:t xml:space="preserve"> </w:t>
      </w:r>
      <w:r w:rsidRPr="006E1FAE">
        <w:rPr>
          <w:noProof/>
        </w:rPr>
        <w:drawing>
          <wp:inline distT="0" distB="0" distL="0" distR="0" wp14:anchorId="287732AC" wp14:editId="7FDFCA9F">
            <wp:extent cx="2465798" cy="1714996"/>
            <wp:effectExtent l="0" t="0" r="0" b="0"/>
            <wp:docPr id="283619677" name="Picture 283619677"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19677" name="Picture 1" descr="A math equations and formulas&#10;&#10;Description automatically generated with medium confidence"/>
                    <pic:cNvPicPr/>
                  </pic:nvPicPr>
                  <pic:blipFill>
                    <a:blip r:embed="rId18"/>
                    <a:stretch>
                      <a:fillRect/>
                    </a:stretch>
                  </pic:blipFill>
                  <pic:spPr>
                    <a:xfrm>
                      <a:off x="0" y="0"/>
                      <a:ext cx="2501688" cy="1739958"/>
                    </a:xfrm>
                    <a:prstGeom prst="rect">
                      <a:avLst/>
                    </a:prstGeom>
                  </pic:spPr>
                </pic:pic>
              </a:graphicData>
            </a:graphic>
          </wp:inline>
        </w:drawing>
      </w:r>
    </w:p>
    <w:p w14:paraId="3A8A8DC3" w14:textId="77777777" w:rsidR="00A90899" w:rsidRDefault="00A90899" w:rsidP="00A90899">
      <w:pPr>
        <w:jc w:val="center"/>
        <w:rPr>
          <w:noProof/>
        </w:rPr>
      </w:pPr>
      <w:r>
        <w:rPr>
          <w:noProof/>
        </w:rPr>
        <w:t>Algorithm 2: Rigorously Flexible Q-Learning Open Loop Planning (RF-QLOLP)</w:t>
      </w:r>
    </w:p>
    <w:p w14:paraId="706D4AC7" w14:textId="77777777" w:rsidR="00A90899" w:rsidRPr="003E49BF" w:rsidRDefault="00A90899" w:rsidP="00A90899">
      <w:pPr>
        <w:rPr>
          <w:sz w:val="32"/>
          <w:szCs w:val="32"/>
        </w:rPr>
      </w:pPr>
    </w:p>
    <w:p w14:paraId="2BDAA570" w14:textId="77777777" w:rsidR="00A90899" w:rsidRPr="003E49BF" w:rsidRDefault="00A90899" w:rsidP="00A90899">
      <w:pPr>
        <w:jc w:val="both"/>
        <w:rPr>
          <w:lang w:val="en-US"/>
        </w:rPr>
      </w:pPr>
      <w:r w:rsidRPr="003E49BF">
        <w:rPr>
          <w:lang w:val="en-US"/>
        </w:rPr>
        <w:t>At each lap, we create a root node.</w:t>
      </w:r>
      <w:r w:rsidRPr="003E49BF">
        <w:t xml:space="preserve"> </w:t>
      </w:r>
      <w:r w:rsidRPr="003E49BF">
        <w:rPr>
          <w:lang w:val="en-US"/>
        </w:rPr>
        <w:t>We then expand the root node to its unexplored actions and subsequent states.</w:t>
      </w:r>
      <w:r w:rsidRPr="003E49BF">
        <w:t xml:space="preserve"> </w:t>
      </w:r>
      <w:r w:rsidRPr="003E49BF">
        <w:rPr>
          <w:lang w:val="en-US"/>
        </w:rPr>
        <w:t>Thereafter, we do a rollout to terminal state based on the previously discussed rollout policy.</w:t>
      </w:r>
      <w:r w:rsidRPr="003E49BF">
        <w:t xml:space="preserve"> </w:t>
      </w:r>
      <w:r w:rsidRPr="003E49BF">
        <w:rPr>
          <w:lang w:val="en-US"/>
        </w:rPr>
        <w:t xml:space="preserve">The backup function computes the Q value which represents the expected returns based on the rollout strategy. </w:t>
      </w:r>
    </w:p>
    <w:p w14:paraId="7E0977CD" w14:textId="77777777" w:rsidR="00A90899" w:rsidRPr="003E49BF" w:rsidRDefault="00A90899" w:rsidP="00A90899">
      <w:pPr>
        <w:jc w:val="both"/>
        <w:rPr>
          <w:lang w:val="en-US"/>
        </w:rPr>
      </w:pPr>
    </w:p>
    <w:p w14:paraId="4C45E391" w14:textId="77777777" w:rsidR="00A90899" w:rsidRPr="003E49BF" w:rsidRDefault="00A90899" w:rsidP="00A90899">
      <w:pPr>
        <w:jc w:val="both"/>
        <w:rPr>
          <w:lang w:val="en-US"/>
        </w:rPr>
      </w:pPr>
      <w:r w:rsidRPr="003E49BF">
        <w:rPr>
          <w:lang w:val="en-US"/>
        </w:rPr>
        <w:t>We then take the expected Q-value after backpropagating and add the current rewards to the Q-value so to have a better representation of both long-term and short-term rewards. We then take the maximum of these 2 types of returns and choose the action based on it. The way we weight current rewards with the backpropagated Q-values is as follows and we do so as empirical testing shows that this is the most optimal weightage:</w:t>
      </w:r>
    </w:p>
    <w:p w14:paraId="30380153" w14:textId="77777777" w:rsidR="00A90899" w:rsidRPr="003E49BF" w:rsidRDefault="00A90899" w:rsidP="00A90899">
      <w:pPr>
        <w:jc w:val="both"/>
        <w:rPr>
          <w:lang w:val="en-US"/>
        </w:rPr>
      </w:pPr>
    </w:p>
    <w:p w14:paraId="6F97AA36" w14:textId="77777777" w:rsidR="00A90899" w:rsidRPr="003E49BF" w:rsidRDefault="00A90899" w:rsidP="00A90899">
      <w:pPr>
        <w:jc w:val="center"/>
      </w:pPr>
      <w:r w:rsidRPr="003E49BF">
        <w:drawing>
          <wp:inline distT="0" distB="0" distL="0" distR="0" wp14:anchorId="476D234F" wp14:editId="40F0569B">
            <wp:extent cx="5382189" cy="356893"/>
            <wp:effectExtent l="0" t="0" r="3175" b="0"/>
            <wp:docPr id="422872949" name="Picture 42287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72949" name=""/>
                    <pic:cNvPicPr/>
                  </pic:nvPicPr>
                  <pic:blipFill>
                    <a:blip r:embed="rId19"/>
                    <a:stretch>
                      <a:fillRect/>
                    </a:stretch>
                  </pic:blipFill>
                  <pic:spPr>
                    <a:xfrm>
                      <a:off x="0" y="0"/>
                      <a:ext cx="5562648" cy="368859"/>
                    </a:xfrm>
                    <a:prstGeom prst="rect">
                      <a:avLst/>
                    </a:prstGeom>
                  </pic:spPr>
                </pic:pic>
              </a:graphicData>
            </a:graphic>
          </wp:inline>
        </w:drawing>
      </w:r>
    </w:p>
    <w:p w14:paraId="2869CA63" w14:textId="77777777" w:rsidR="00A90899" w:rsidRPr="003E49BF" w:rsidRDefault="00A90899" w:rsidP="00A90899">
      <w:pPr>
        <w:jc w:val="both"/>
        <w:rPr>
          <w:lang w:val="en-US"/>
        </w:rPr>
      </w:pPr>
    </w:p>
    <w:p w14:paraId="7D85F9AC" w14:textId="77777777" w:rsidR="00A90899" w:rsidRPr="003E49BF" w:rsidRDefault="00A90899" w:rsidP="00A90899">
      <w:pPr>
        <w:jc w:val="both"/>
        <w:rPr>
          <w:lang w:val="en-US"/>
        </w:rPr>
      </w:pPr>
      <w:r w:rsidRPr="003E49BF">
        <w:rPr>
          <w:lang w:val="en-US"/>
        </w:rPr>
        <w:t>We take the maximum of long-term Q-value and the short-term immediate reward of taking the next action. The weightage again takes into consideration of track radius. A smaller track radius would want fewer pitstops taken, thus we weigh Q-values, a longer-term view, more than immediate rewards.</w:t>
      </w:r>
    </w:p>
    <w:p w14:paraId="17C84727" w14:textId="77777777" w:rsidR="00A90899" w:rsidRPr="003E49BF" w:rsidRDefault="00A90899" w:rsidP="00A90899">
      <w:pPr>
        <w:jc w:val="both"/>
        <w:rPr>
          <w:lang w:val="en-US"/>
        </w:rPr>
      </w:pPr>
    </w:p>
    <w:p w14:paraId="795E6CD2" w14:textId="77777777" w:rsidR="00A90899" w:rsidRPr="003E49BF" w:rsidRDefault="00A90899" w:rsidP="00A90899">
      <w:pPr>
        <w:jc w:val="center"/>
      </w:pPr>
      <w:r w:rsidRPr="003E49BF">
        <w:drawing>
          <wp:inline distT="0" distB="0" distL="0" distR="0" wp14:anchorId="5F374808" wp14:editId="66D33EEF">
            <wp:extent cx="4673377" cy="620032"/>
            <wp:effectExtent l="0" t="0" r="635" b="2540"/>
            <wp:docPr id="571118149" name="Picture 571118149"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18149" name="Picture 1" descr="A number and numbers on a white background&#10;&#10;Description automatically generated"/>
                    <pic:cNvPicPr/>
                  </pic:nvPicPr>
                  <pic:blipFill>
                    <a:blip r:embed="rId20"/>
                    <a:stretch>
                      <a:fillRect/>
                    </a:stretch>
                  </pic:blipFill>
                  <pic:spPr>
                    <a:xfrm>
                      <a:off x="0" y="0"/>
                      <a:ext cx="4802963" cy="637225"/>
                    </a:xfrm>
                    <a:prstGeom prst="rect">
                      <a:avLst/>
                    </a:prstGeom>
                  </pic:spPr>
                </pic:pic>
              </a:graphicData>
            </a:graphic>
          </wp:inline>
        </w:drawing>
      </w:r>
    </w:p>
    <w:p w14:paraId="3681A355" w14:textId="77777777" w:rsidR="00A90899" w:rsidRPr="003E49BF" w:rsidRDefault="00A90899" w:rsidP="00A90899">
      <w:pPr>
        <w:jc w:val="both"/>
        <w:rPr>
          <w:lang w:val="en-US"/>
        </w:rPr>
      </w:pPr>
    </w:p>
    <w:p w14:paraId="2663D510" w14:textId="77777777" w:rsidR="00A90899" w:rsidRPr="003E49BF" w:rsidRDefault="00A90899" w:rsidP="00A90899">
      <w:pPr>
        <w:jc w:val="both"/>
      </w:pPr>
      <w:r w:rsidRPr="003E49BF">
        <w:rPr>
          <w:lang w:val="en-US"/>
        </w:rPr>
        <w:t>We do a further clipping of the weightage of future q-values.</w:t>
      </w:r>
      <w:r w:rsidRPr="003E49BF">
        <w:t xml:space="preserve"> </w:t>
      </w:r>
      <w:r w:rsidRPr="003E49BF">
        <w:rPr>
          <w:lang w:val="en-US"/>
        </w:rPr>
        <w:t>We find that as track radius get larger, the decay in the importance of future q-values is exponential but smooths eventually to an asymptote. Thus, we try to replicate the exponential decay to an asymptote with a clipping function as shown above.</w:t>
      </w:r>
    </w:p>
    <w:p w14:paraId="5EF190D7" w14:textId="77777777" w:rsidR="00A90899" w:rsidRPr="003E49BF" w:rsidRDefault="00A90899" w:rsidP="00A90899">
      <w:pPr>
        <w:jc w:val="both"/>
      </w:pPr>
    </w:p>
    <w:p w14:paraId="744E73A0" w14:textId="77777777" w:rsidR="00A90899" w:rsidRPr="003E49BF" w:rsidRDefault="00A90899" w:rsidP="00A90899">
      <w:r w:rsidRPr="003E49BF">
        <w:t xml:space="preserve">At the end, we take the action with the largest combined return function. </w:t>
      </w:r>
    </w:p>
    <w:p w14:paraId="37B30B95" w14:textId="6A083828" w:rsidR="00A90899" w:rsidRPr="003E49BF" w:rsidRDefault="00A90899" w:rsidP="00A90899">
      <w:pPr>
        <w:rPr>
          <w:rFonts w:eastAsiaTheme="majorEastAsia"/>
          <w:color w:val="1F3864" w:themeColor="accent1" w:themeShade="80"/>
          <w:sz w:val="32"/>
          <w:szCs w:val="32"/>
        </w:rPr>
      </w:pPr>
    </w:p>
    <w:p w14:paraId="25D663EE" w14:textId="77777777" w:rsidR="00A90899" w:rsidRDefault="00A90899" w:rsidP="00A90899">
      <w:pPr>
        <w:rPr>
          <w:rFonts w:ascii="Arial" w:hAnsi="Arial" w:cs="Arial"/>
          <w:sz w:val="20"/>
          <w:szCs w:val="20"/>
        </w:rPr>
      </w:pPr>
    </w:p>
    <w:p w14:paraId="7E815CE4" w14:textId="77777777" w:rsidR="006B0395" w:rsidRDefault="006B0395">
      <w:pPr>
        <w:rPr>
          <w:rFonts w:ascii="Arial" w:hAnsi="Arial" w:cs="Arial"/>
          <w:sz w:val="20"/>
          <w:szCs w:val="20"/>
        </w:rPr>
      </w:pPr>
      <w:r>
        <w:rPr>
          <w:rFonts w:ascii="Arial" w:hAnsi="Arial" w:cs="Arial"/>
          <w:sz w:val="20"/>
          <w:szCs w:val="20"/>
        </w:rPr>
        <w:br w:type="page"/>
      </w:r>
    </w:p>
    <w:p w14:paraId="43D59947" w14:textId="2A30EE9F" w:rsidR="006B0395" w:rsidRPr="003E49BF" w:rsidRDefault="00002646" w:rsidP="007B25C7">
      <w:pPr>
        <w:pStyle w:val="Heading2"/>
      </w:pPr>
      <w:bookmarkStart w:id="17" w:name="_Toc150713466"/>
      <w:r w:rsidRPr="003E49BF">
        <w:lastRenderedPageBreak/>
        <w:t>2.</w:t>
      </w:r>
      <w:r w:rsidR="00AC799F" w:rsidRPr="003E49BF">
        <w:t>2</w:t>
      </w:r>
      <w:r w:rsidR="006B0395" w:rsidRPr="003E49BF">
        <w:t>. Other models</w:t>
      </w:r>
      <w:bookmarkEnd w:id="17"/>
    </w:p>
    <w:p w14:paraId="608B6962" w14:textId="77777777" w:rsidR="001B7138" w:rsidRPr="003E49BF" w:rsidRDefault="001B7138" w:rsidP="00A90899">
      <w:pPr>
        <w:jc w:val="both"/>
        <w:rPr>
          <w:rFonts w:asciiTheme="majorHAnsi" w:hAnsiTheme="majorHAnsi" w:cstheme="majorHAnsi"/>
          <w:sz w:val="20"/>
          <w:szCs w:val="20"/>
        </w:rPr>
      </w:pPr>
    </w:p>
    <w:p w14:paraId="2E61AF9E" w14:textId="3C5BD616" w:rsidR="00103CBE" w:rsidRPr="003E49BF" w:rsidRDefault="00002646" w:rsidP="007B25C7">
      <w:pPr>
        <w:pStyle w:val="Heading3"/>
      </w:pPr>
      <w:bookmarkStart w:id="18" w:name="_Toc150713467"/>
      <w:r w:rsidRPr="003E49BF">
        <w:t>2.2.1.</w:t>
      </w:r>
      <w:r w:rsidR="00103CBE" w:rsidRPr="003E49BF">
        <w:t xml:space="preserve"> Rule-Based Agent</w:t>
      </w:r>
      <w:bookmarkEnd w:id="18"/>
    </w:p>
    <w:p w14:paraId="75884FB5" w14:textId="17C37DBA" w:rsidR="00B66D45" w:rsidRPr="003E49BF" w:rsidRDefault="00B66D45" w:rsidP="00B66D45">
      <w:r w:rsidRPr="003E49BF">
        <w:t xml:space="preserve">In the described scenario, a rule-based agent navigates through decisions based on the conditions of a race, </w:t>
      </w:r>
      <w:r w:rsidR="004D18DF">
        <w:t>specifically the</w:t>
      </w:r>
      <w:r w:rsidRPr="003E49BF">
        <w:t xml:space="preserve"> condition of the tires, the weather, and the number of laps cleared.</w:t>
      </w:r>
    </w:p>
    <w:p w14:paraId="44C7E494" w14:textId="3EA9CB59" w:rsidR="00B66D45" w:rsidRPr="003E49BF" w:rsidRDefault="008B11D6" w:rsidP="00B66D45">
      <w:r>
        <w:t xml:space="preserve">There are two if </w:t>
      </w:r>
      <w:r w:rsidR="009C1DD8">
        <w:t>statement checks. Firstly</w:t>
      </w:r>
      <w:r w:rsidR="00B66D45" w:rsidRPr="003E49BF">
        <w:t>, the agent evaluates the condition of the tires. If the tire condition is below a certain threshold</w:t>
      </w:r>
      <w:r w:rsidR="00906848" w:rsidRPr="003E49BF">
        <w:t>, ‘A’,</w:t>
      </w:r>
      <w:r w:rsidR="00221F72" w:rsidRPr="003E49BF">
        <w:t xml:space="preserve"> </w:t>
      </w:r>
      <w:r w:rsidR="00B66D45" w:rsidRPr="003E49BF">
        <w:t xml:space="preserve">a decision is made to </w:t>
      </w:r>
      <w:r w:rsidR="00B12EA2">
        <w:t>refresh the current tyre</w:t>
      </w:r>
      <w:r w:rsidR="00B66D45" w:rsidRPr="003E49BF">
        <w:t>.</w:t>
      </w:r>
      <w:r w:rsidR="009C1DD8">
        <w:t xml:space="preserve"> Secondly</w:t>
      </w:r>
      <w:r w:rsidR="00B66D45" w:rsidRPr="003E49BF">
        <w:t xml:space="preserve">, the agent assesses the weather conditions. If the weather is dry, the agent opts for </w:t>
      </w:r>
      <w:r w:rsidR="000D1EB8">
        <w:t>ultrasoft tyres</w:t>
      </w:r>
      <w:r w:rsidR="00B66D45" w:rsidRPr="003E49BF">
        <w:t xml:space="preserve">. However, if it's wet, the agent's decision varies based on the degree of wetness. If the wetness percentage is below threshold 'B', </w:t>
      </w:r>
      <w:r w:rsidR="000D1EB8">
        <w:t>soft</w:t>
      </w:r>
      <w:r w:rsidR="00B66D45" w:rsidRPr="003E49BF">
        <w:t xml:space="preserve"> </w:t>
      </w:r>
      <w:r w:rsidR="000D1EB8">
        <w:t>tyres are chosen</w:t>
      </w:r>
      <w:r w:rsidR="00B66D45" w:rsidRPr="003E49BF">
        <w:t xml:space="preserve">. If the wetness percentage is below a different threshold 'C' (presumably higher than 'B'), choice </w:t>
      </w:r>
      <w:r w:rsidR="000D1EB8">
        <w:t>intermediate tyres</w:t>
      </w:r>
      <w:r w:rsidR="000D1EB8" w:rsidRPr="003E49BF">
        <w:t xml:space="preserve"> </w:t>
      </w:r>
      <w:r w:rsidR="00B66D45" w:rsidRPr="003E49BF">
        <w:t xml:space="preserve">is made. For wetness percentage beyond threshold 'C', </w:t>
      </w:r>
      <w:r w:rsidR="000D1EB8">
        <w:t>fullwet tyres</w:t>
      </w:r>
      <w:r w:rsidR="00B66D45" w:rsidRPr="003E49BF">
        <w:t xml:space="preserve"> </w:t>
      </w:r>
      <w:r w:rsidR="000D1EB8">
        <w:t>are</w:t>
      </w:r>
      <w:r w:rsidR="00B66D45" w:rsidRPr="003E49BF">
        <w:t xml:space="preserve"> selected.</w:t>
      </w:r>
    </w:p>
    <w:p w14:paraId="5C2D43F6" w14:textId="6AB54281" w:rsidR="00B66D45" w:rsidRPr="003E49BF" w:rsidRDefault="00B66D45" w:rsidP="00B66D45">
      <w:r w:rsidRPr="003E49BF">
        <w:t xml:space="preserve">Lastly, the agent checks the number of laps cleared. If the laps cleared exceed a certain threshold 'D', choice </w:t>
      </w:r>
      <w:r w:rsidR="009644C4">
        <w:t>to not change tyre type</w:t>
      </w:r>
      <w:r w:rsidRPr="003E49BF">
        <w:t xml:space="preserve"> is made.</w:t>
      </w:r>
    </w:p>
    <w:p w14:paraId="2A7FC353" w14:textId="06D6EACF" w:rsidR="00537DA5" w:rsidRPr="003E49BF" w:rsidRDefault="00537DA5" w:rsidP="00B66D45">
      <w:r w:rsidRPr="003E49BF">
        <w:t>These thresholds are optimize</w:t>
      </w:r>
      <w:r w:rsidR="002F673F">
        <w:t>d</w:t>
      </w:r>
      <w:r w:rsidRPr="003E49BF">
        <w:t xml:space="preserve"> over grid search. Furthermore, </w:t>
      </w:r>
      <w:r w:rsidR="007F2EEF" w:rsidRPr="003E49BF">
        <w:t>to accommodate for the varying radius, a set of thresholds was determined for each radius bin (intervals of 50)</w:t>
      </w:r>
      <w:r w:rsidR="00FA58F7" w:rsidRPr="003E49BF">
        <w:t>. In other words, for each radius, the agent will follow a different set of thresholds for its rules.</w:t>
      </w:r>
    </w:p>
    <w:p w14:paraId="33342A89" w14:textId="1B2E17FC" w:rsidR="002D49B5" w:rsidRPr="003E49BF" w:rsidRDefault="00B66D45" w:rsidP="00B66D45">
      <w:r w:rsidRPr="003E49BF">
        <w:t xml:space="preserve">Through these set of rules, the agent </w:t>
      </w:r>
      <w:r w:rsidR="00906848" w:rsidRPr="003E49BF">
        <w:t>can</w:t>
      </w:r>
      <w:r w:rsidRPr="003E49BF">
        <w:t xml:space="preserve"> make informed decisions based on the racing conditions, ensuring appropriate actions are taken to possibly optimize the performance in the race.</w:t>
      </w:r>
      <w:r w:rsidR="0041754C" w:rsidRPr="003E49BF">
        <w:t xml:space="preserve"> </w:t>
      </w:r>
    </w:p>
    <w:p w14:paraId="2B4428CC" w14:textId="77777777" w:rsidR="00A4586D" w:rsidRDefault="00A4586D" w:rsidP="00B66D45">
      <w:pPr>
        <w:rPr>
          <w:rFonts w:ascii="Arial" w:hAnsi="Arial" w:cs="Arial"/>
          <w:sz w:val="20"/>
          <w:szCs w:val="20"/>
        </w:rPr>
      </w:pPr>
    </w:p>
    <w:p w14:paraId="0AE4ED91" w14:textId="323F216E" w:rsidR="00A4586D" w:rsidRPr="003E49BF" w:rsidRDefault="00A4586D" w:rsidP="007B25C7">
      <w:pPr>
        <w:pStyle w:val="Heading3"/>
      </w:pPr>
      <w:bookmarkStart w:id="19" w:name="_Toc150713468"/>
      <w:r w:rsidRPr="003E49BF">
        <w:t>2.</w:t>
      </w:r>
      <w:r w:rsidR="00AC799F" w:rsidRPr="003E49BF">
        <w:t>2</w:t>
      </w:r>
      <w:r w:rsidRPr="003E49BF">
        <w:t>.2</w:t>
      </w:r>
      <w:r w:rsidR="00DD1B6A" w:rsidRPr="003E49BF">
        <w:t>.</w:t>
      </w:r>
      <w:r w:rsidRPr="003E49BF">
        <w:t xml:space="preserve"> Vanilla DQN</w:t>
      </w:r>
      <w:bookmarkEnd w:id="19"/>
    </w:p>
    <w:p w14:paraId="7F0C7A20" w14:textId="5B0D079B" w:rsidR="001F65D0" w:rsidRPr="00D3438E" w:rsidRDefault="0003105C" w:rsidP="00A4586D">
      <w:r w:rsidRPr="00D3438E">
        <w:t xml:space="preserve">An agent is trained using </w:t>
      </w:r>
      <w:r w:rsidR="00BF7C83" w:rsidRPr="00D3438E">
        <w:t xml:space="preserve">vanilla DQN as a function </w:t>
      </w:r>
      <w:r w:rsidR="00434A34" w:rsidRPr="00D3438E">
        <w:t>approximator</w:t>
      </w:r>
      <w:r w:rsidR="00BF7C83" w:rsidRPr="00D3438E">
        <w:t xml:space="preserve">. </w:t>
      </w:r>
      <w:r w:rsidR="000F4CCD" w:rsidRPr="00D3438E">
        <w:t xml:space="preserve">The </w:t>
      </w:r>
      <w:r w:rsidR="007879B0" w:rsidRPr="00D3438E">
        <w:t xml:space="preserve">main </w:t>
      </w:r>
      <w:r w:rsidR="000F4CCD" w:rsidRPr="00D3438E">
        <w:t>network is trained on</w:t>
      </w:r>
      <w:r w:rsidR="00546367" w:rsidRPr="00D3438E">
        <w:t>ly on</w:t>
      </w:r>
      <w:r w:rsidR="000F4CCD" w:rsidRPr="00D3438E">
        <w:t xml:space="preserve"> states </w:t>
      </w:r>
      <w:r w:rsidR="00546367" w:rsidRPr="00D3438E">
        <w:t>which</w:t>
      </w:r>
      <w:r w:rsidR="00B03103" w:rsidRPr="00D3438E">
        <w:t xml:space="preserve"> lap</w:t>
      </w:r>
      <w:r w:rsidR="005043AA" w:rsidRPr="00D3438E">
        <w:t xml:space="preserve">s </w:t>
      </w:r>
      <w:r w:rsidR="003A2635" w:rsidRPr="00D3438E">
        <w:t>cleared ends with .75</w:t>
      </w:r>
      <w:r w:rsidR="003A5635" w:rsidRPr="00D3438E">
        <w:t xml:space="preserve">, and the target network </w:t>
      </w:r>
      <w:r w:rsidR="007259B9" w:rsidRPr="00D3438E">
        <w:t xml:space="preserve">aims at states </w:t>
      </w:r>
      <w:r w:rsidR="00D55CF3" w:rsidRPr="00D3438E">
        <w:t>e</w:t>
      </w:r>
      <w:r w:rsidR="005360DF" w:rsidRPr="00D3438E">
        <w:t>x</w:t>
      </w:r>
      <w:r w:rsidR="00D55CF3" w:rsidRPr="00D3438E">
        <w:t xml:space="preserve">actly 1 lap after. </w:t>
      </w:r>
    </w:p>
    <w:p w14:paraId="23EA433F" w14:textId="6D5682E2" w:rsidR="00586DF8" w:rsidRPr="00D3438E" w:rsidRDefault="001F65D0" w:rsidP="00A4586D">
      <w:r w:rsidRPr="00D3438E">
        <w:t xml:space="preserve">Hyper-parameters are tuned </w:t>
      </w:r>
      <w:r w:rsidR="006E3350" w:rsidRPr="00D3438E">
        <w:t>using grid search</w:t>
      </w:r>
      <w:r w:rsidR="000153E3" w:rsidRPr="00D3438E">
        <w:t xml:space="preserve">, and the best parameters are chosen based on </w:t>
      </w:r>
      <w:r w:rsidR="00EF7B61" w:rsidRPr="00D3438E">
        <w:t xml:space="preserve">highest point of convergence of the average cumulative reward </w:t>
      </w:r>
      <w:r w:rsidR="001B4D85" w:rsidRPr="00D3438E">
        <w:t>per radius.</w:t>
      </w:r>
    </w:p>
    <w:p w14:paraId="5EFA6F6C" w14:textId="041B9313" w:rsidR="00586DF8" w:rsidRPr="00D3438E" w:rsidRDefault="00586DF8" w:rsidP="00A4586D">
      <w:r w:rsidRPr="00D3438E">
        <w:t>The final agent is then trained for 2000 episodes</w:t>
      </w:r>
      <w:r w:rsidR="00147732" w:rsidRPr="00D3438E">
        <w:t xml:space="preserve">. </w:t>
      </w:r>
      <w:r w:rsidR="00AB2B13" w:rsidRPr="00D3438E">
        <w:t>N</w:t>
      </w:r>
      <w:r w:rsidRPr="00D3438E">
        <w:t xml:space="preserve">o more improvements </w:t>
      </w:r>
      <w:r w:rsidR="008D6E1C" w:rsidRPr="00D3438E">
        <w:t>were</w:t>
      </w:r>
      <w:r w:rsidRPr="00D3438E">
        <w:t xml:space="preserve"> observed</w:t>
      </w:r>
      <w:r w:rsidR="00AB2B13" w:rsidRPr="00D3438E">
        <w:t xml:space="preserve"> for training episodes after 2000.</w:t>
      </w:r>
    </w:p>
    <w:p w14:paraId="2FA82789" w14:textId="77777777" w:rsidR="00B66D45" w:rsidRPr="00900F78" w:rsidRDefault="00B66D45" w:rsidP="00B66D45">
      <w:pPr>
        <w:rPr>
          <w:rFonts w:ascii="Arial" w:hAnsi="Arial" w:cs="Arial"/>
        </w:rPr>
      </w:pPr>
    </w:p>
    <w:p w14:paraId="7FD34AD0" w14:textId="3AF2405E" w:rsidR="00103CBE" w:rsidRPr="003E49BF" w:rsidRDefault="00002646" w:rsidP="007B25C7">
      <w:pPr>
        <w:pStyle w:val="Heading3"/>
      </w:pPr>
      <w:bookmarkStart w:id="20" w:name="_Toc150713469"/>
      <w:r w:rsidRPr="003E49BF">
        <w:t>2.</w:t>
      </w:r>
      <w:r w:rsidR="00E035AD" w:rsidRPr="003E49BF">
        <w:t>2.</w:t>
      </w:r>
      <w:r w:rsidR="00AC799F" w:rsidRPr="003E49BF">
        <w:t>3</w:t>
      </w:r>
      <w:r w:rsidR="00DD1B6A" w:rsidRPr="003E49BF">
        <w:t>.</w:t>
      </w:r>
      <w:r w:rsidR="00E035AD" w:rsidRPr="003E49BF">
        <w:t xml:space="preserve"> TD(Lambda) Agent</w:t>
      </w:r>
      <w:bookmarkEnd w:id="20"/>
    </w:p>
    <w:p w14:paraId="2D6BA843" w14:textId="32868A4D" w:rsidR="00703233" w:rsidRPr="00D3438E" w:rsidRDefault="002F1BAD" w:rsidP="00E035AD">
      <w:r w:rsidRPr="00D3438E">
        <w:t>6 agents are trained across lambda values of 0, 0.2, 0.4, 0.6, 0.8, 1.</w:t>
      </w:r>
      <w:r w:rsidR="007757C0" w:rsidRPr="00D3438E">
        <w:t xml:space="preserve"> Each of the agents undergo hyperparameter tuning where an agent under a combination of parameters is trained for 5 episodes on a track of radius 900. The agent is then evaluated against a track with a random radius, and this value is used to </w:t>
      </w:r>
      <w:r w:rsidR="00A950EA" w:rsidRPr="00D3438E">
        <w:t xml:space="preserve">compare model performances. </w:t>
      </w:r>
      <w:r w:rsidR="0025484F" w:rsidRPr="00D3438E">
        <w:t>A random search is conducted until 5% of the search space has been explored, and the best performing combination is used as</w:t>
      </w:r>
      <w:r w:rsidR="00703233" w:rsidRPr="00D3438E">
        <w:t xml:space="preserve"> the final model parameters for a given lambda value.</w:t>
      </w:r>
    </w:p>
    <w:p w14:paraId="319DD583" w14:textId="52474003" w:rsidR="00FE6C0A" w:rsidRPr="00D3438E" w:rsidRDefault="00703233" w:rsidP="00E035AD">
      <w:r w:rsidRPr="00D3438E">
        <w:t xml:space="preserve">Assessing the top 3 parameter combinations for each lambda value </w:t>
      </w:r>
      <w:r w:rsidR="00FE6C0A" w:rsidRPr="00D3438E">
        <w:t xml:space="preserve">as below, it is noticed that they </w:t>
      </w:r>
      <w:r w:rsidR="00BA6834">
        <w:t>gene</w:t>
      </w:r>
      <w:r w:rsidR="009070F2">
        <w:t>rally</w:t>
      </w:r>
      <w:r w:rsidR="00FE6C0A" w:rsidRPr="00D3438E">
        <w:t xml:space="preserve"> choose </w:t>
      </w:r>
      <w:r w:rsidR="00BA6834">
        <w:t>parameters with an early stopping of after lap 160.</w:t>
      </w:r>
    </w:p>
    <w:p w14:paraId="2E6BE8CB" w14:textId="4C072EF4" w:rsidR="00FE6C0A" w:rsidRPr="00D3438E" w:rsidRDefault="00331A0F" w:rsidP="00E035AD">
      <w:r w:rsidRPr="00D3438E">
        <w:t>The final models are then trained for 25 episodes on a track of random radius each.</w:t>
      </w:r>
    </w:p>
    <w:p w14:paraId="46C678D2" w14:textId="77777777" w:rsidR="00900F78" w:rsidRPr="00900F78" w:rsidRDefault="00900F78" w:rsidP="00E035AD">
      <w:pPr>
        <w:rPr>
          <w:rFonts w:ascii="Arial" w:hAnsi="Arial" w:cs="Arial"/>
        </w:rPr>
      </w:pPr>
    </w:p>
    <w:p w14:paraId="1B3AE3DB" w14:textId="7A9C33F5" w:rsidR="001E0147" w:rsidRPr="003E49BF" w:rsidRDefault="001E0147" w:rsidP="007B25C7">
      <w:pPr>
        <w:pStyle w:val="Heading3"/>
      </w:pPr>
      <w:bookmarkStart w:id="21" w:name="_Toc150713470"/>
      <w:r w:rsidRPr="003E49BF">
        <w:t>2.</w:t>
      </w:r>
      <w:r w:rsidR="00AC799F" w:rsidRPr="003E49BF">
        <w:t>2</w:t>
      </w:r>
      <w:r w:rsidRPr="003E49BF">
        <w:t>.</w:t>
      </w:r>
      <w:r w:rsidR="00AC799F" w:rsidRPr="003E49BF">
        <w:t>4</w:t>
      </w:r>
      <w:r w:rsidRPr="003E49BF">
        <w:t>.</w:t>
      </w:r>
      <w:r w:rsidR="00B14D16" w:rsidRPr="003E49BF">
        <w:t xml:space="preserve"> QRDQN, TRPO, ARS, RecurrentPPO</w:t>
      </w:r>
      <w:bookmarkEnd w:id="21"/>
    </w:p>
    <w:p w14:paraId="00179CF4" w14:textId="3210FA2D" w:rsidR="00A90899" w:rsidRPr="00D3438E" w:rsidRDefault="00E31F9D" w:rsidP="00A90899">
      <w:pPr>
        <w:jc w:val="both"/>
      </w:pPr>
      <w:r w:rsidRPr="00D3438E">
        <w:t xml:space="preserve">These models are </w:t>
      </w:r>
      <w:r w:rsidR="00FA58F7" w:rsidRPr="00D3438E">
        <w:t>built from stable baseline 3 environ</w:t>
      </w:r>
      <w:r w:rsidR="00F00A88" w:rsidRPr="00D3438E">
        <w:t>ments.</w:t>
      </w:r>
    </w:p>
    <w:p w14:paraId="24ECFA29" w14:textId="6BCD4BE7" w:rsidR="00A90899" w:rsidRPr="00D32166" w:rsidRDefault="00A90899" w:rsidP="00A90899">
      <w:pPr>
        <w:rPr>
          <w:rFonts w:ascii="Arial" w:hAnsi="Arial" w:cs="Arial"/>
          <w:b/>
          <w:bCs/>
          <w:sz w:val="20"/>
          <w:szCs w:val="20"/>
          <w:u w:val="single"/>
        </w:rPr>
      </w:pPr>
    </w:p>
    <w:p w14:paraId="09E9A96A" w14:textId="02E638A8" w:rsidR="00217BBB" w:rsidRPr="00900F78" w:rsidRDefault="00217BBB" w:rsidP="00A90899">
      <w:pPr>
        <w:rPr>
          <w:rFonts w:ascii="Arial" w:hAnsi="Arial" w:cs="Arial"/>
          <w:b/>
          <w:bCs/>
          <w:sz w:val="20"/>
          <w:szCs w:val="20"/>
          <w:u w:val="single"/>
        </w:rPr>
      </w:pPr>
    </w:p>
    <w:p w14:paraId="68BE9A63" w14:textId="7C36FD8F" w:rsidR="00D478BF" w:rsidRDefault="00D478BF">
      <w:pPr>
        <w:rPr>
          <w:rFonts w:ascii="Arial" w:eastAsiaTheme="majorEastAsia" w:hAnsi="Arial" w:cs="Arial"/>
          <w:b/>
          <w:bCs/>
          <w:color w:val="2F5496" w:themeColor="accent1" w:themeShade="BF"/>
          <w:sz w:val="20"/>
          <w:szCs w:val="20"/>
          <w:u w:val="single"/>
        </w:rPr>
      </w:pPr>
      <w:r>
        <w:rPr>
          <w:rFonts w:ascii="Arial" w:hAnsi="Arial" w:cs="Arial"/>
          <w:b/>
          <w:bCs/>
          <w:sz w:val="20"/>
          <w:szCs w:val="20"/>
          <w:u w:val="single"/>
        </w:rPr>
        <w:br w:type="page"/>
      </w:r>
    </w:p>
    <w:p w14:paraId="3C4E9427" w14:textId="7820AA5F" w:rsidR="00D478BF" w:rsidRPr="00D3438E" w:rsidRDefault="00D478BF" w:rsidP="00D3438E">
      <w:pPr>
        <w:pStyle w:val="Heading1"/>
      </w:pPr>
      <w:bookmarkStart w:id="22" w:name="_Toc150713471"/>
      <w:r w:rsidRPr="00D3438E">
        <w:lastRenderedPageBreak/>
        <w:t>3. Results and Evaluation</w:t>
      </w:r>
      <w:bookmarkEnd w:id="22"/>
    </w:p>
    <w:p w14:paraId="63BFBDE1" w14:textId="558227BA" w:rsidR="009C4B2B" w:rsidRDefault="009C4B2B" w:rsidP="009C4B2B">
      <w:pPr>
        <w:pStyle w:val="Heading2"/>
      </w:pPr>
      <w:bookmarkStart w:id="23" w:name="_Toc150713472"/>
      <w:r>
        <w:t>3.1</w:t>
      </w:r>
      <w:r w:rsidR="00DD1B6A">
        <w:t>.</w:t>
      </w:r>
      <w:r>
        <w:t xml:space="preserve"> Evaluation method</w:t>
      </w:r>
      <w:bookmarkEnd w:id="23"/>
    </w:p>
    <w:p w14:paraId="70E6B6B7" w14:textId="08D7B02E" w:rsidR="00B2430A" w:rsidRDefault="00F4076E" w:rsidP="00AC4E49">
      <w:r>
        <w:t xml:space="preserve">Given the varying radius and weather sequences of the </w:t>
      </w:r>
      <w:r w:rsidR="005A54E3">
        <w:t>question</w:t>
      </w:r>
      <w:r w:rsidR="00F058D4">
        <w:t xml:space="preserve">, </w:t>
      </w:r>
      <w:r w:rsidR="00FC7A16">
        <w:t xml:space="preserve">a </w:t>
      </w:r>
      <w:r w:rsidR="004873BE">
        <w:t>fixed</w:t>
      </w:r>
      <w:r w:rsidR="00FC7A16">
        <w:t xml:space="preserve"> </w:t>
      </w:r>
      <w:r w:rsidR="00F87369">
        <w:t xml:space="preserve">environment is </w:t>
      </w:r>
      <w:r w:rsidR="004873BE">
        <w:t>needed to a</w:t>
      </w:r>
      <w:r w:rsidR="008D4866">
        <w:t xml:space="preserve">ssess the performance </w:t>
      </w:r>
      <w:r w:rsidR="001045D6">
        <w:t>fairly and accurately</w:t>
      </w:r>
      <w:r w:rsidR="008D4866">
        <w:t xml:space="preserve"> across </w:t>
      </w:r>
      <w:r w:rsidR="003D1714">
        <w:t xml:space="preserve">the different </w:t>
      </w:r>
      <w:r w:rsidR="008D4866">
        <w:t>models</w:t>
      </w:r>
      <w:r w:rsidR="003D1714">
        <w:t xml:space="preserve">. </w:t>
      </w:r>
      <w:r w:rsidR="00F7486C">
        <w:t xml:space="preserve">To do this, an evaluation environment is created which helps us to load </w:t>
      </w:r>
      <w:r w:rsidR="00A71F22">
        <w:t>fixed weather sequences and radius</w:t>
      </w:r>
      <w:r w:rsidR="00FE1E57">
        <w:t xml:space="preserve"> during </w:t>
      </w:r>
      <w:r w:rsidR="00344A9C">
        <w:t xml:space="preserve">state </w:t>
      </w:r>
      <w:r w:rsidR="00FE1E57">
        <w:t>transitions</w:t>
      </w:r>
      <w:r w:rsidR="00A90037">
        <w:t xml:space="preserve">. In total, 81 </w:t>
      </w:r>
      <w:r w:rsidR="003A2333">
        <w:t xml:space="preserve">different weather configurations were curated. </w:t>
      </w:r>
      <w:r w:rsidR="00276377">
        <w:t>T</w:t>
      </w:r>
      <w:r w:rsidR="003A2333">
        <w:t xml:space="preserve">he first </w:t>
      </w:r>
      <w:r w:rsidR="001D1DFC">
        <w:t xml:space="preserve">39 configurations </w:t>
      </w:r>
      <w:r w:rsidR="00276377">
        <w:t xml:space="preserve">consists of </w:t>
      </w:r>
      <w:r w:rsidR="00B500C5">
        <w:t>non-random, pre-determined</w:t>
      </w:r>
      <w:r w:rsidR="006870CE">
        <w:t xml:space="preserve"> </w:t>
      </w:r>
      <w:r w:rsidR="00B500C5" w:rsidRPr="00B500C5">
        <w:t xml:space="preserve">weather sequences that are </w:t>
      </w:r>
      <w:r w:rsidR="00B500C5">
        <w:t xml:space="preserve">meant to help us observe how model reacts to specific changes in weathers. </w:t>
      </w:r>
      <w:r w:rsidR="008D332B">
        <w:t>There are 3 main types of wea</w:t>
      </w:r>
      <w:r w:rsidR="0047779D">
        <w:t>th</w:t>
      </w:r>
      <w:r w:rsidR="008D332B">
        <w:t xml:space="preserve">er changes, each </w:t>
      </w:r>
      <w:r w:rsidR="00815177">
        <w:t xml:space="preserve">across 13 radius </w:t>
      </w:r>
      <w:r w:rsidR="00DD4356">
        <w:t>intervals (600, 650, … , 1200)</w:t>
      </w:r>
      <w:r w:rsidR="00191A96">
        <w:t>, giving 39 in total</w:t>
      </w:r>
      <w:r w:rsidR="00AC4E49">
        <w:t>, and they are l</w:t>
      </w:r>
      <w:r w:rsidR="00B2430A">
        <w:t>inear upwards</w:t>
      </w:r>
      <w:r w:rsidR="00AC4E49">
        <w:t>, l</w:t>
      </w:r>
      <w:r w:rsidR="00B2430A">
        <w:t>inear downwards</w:t>
      </w:r>
      <w:r w:rsidR="00AC4E49">
        <w:t>, and f</w:t>
      </w:r>
      <w:r w:rsidR="00B2430A">
        <w:t>lat oscillating</w:t>
      </w:r>
      <w:r w:rsidR="00AC4E49">
        <w:t xml:space="preserve">. The </w:t>
      </w:r>
      <w:r w:rsidR="003A74F6">
        <w:t>plot below illustrates how these 3 trajectories differ.</w:t>
      </w:r>
    </w:p>
    <w:p w14:paraId="242EAF85" w14:textId="77777777" w:rsidR="00CE421F" w:rsidRDefault="00CE421F" w:rsidP="00CE421F"/>
    <w:p w14:paraId="35E2F11B" w14:textId="6E151670" w:rsidR="00CE421F" w:rsidRDefault="00CE421F" w:rsidP="00594752">
      <w:pPr>
        <w:jc w:val="center"/>
      </w:pPr>
      <w:r w:rsidRPr="00CE421F">
        <w:rPr>
          <w:noProof/>
        </w:rPr>
        <w:drawing>
          <wp:inline distT="0" distB="0" distL="0" distR="0" wp14:anchorId="3A0ACA56" wp14:editId="0ED3AC67">
            <wp:extent cx="3924300" cy="2537343"/>
            <wp:effectExtent l="0" t="0" r="0" b="0"/>
            <wp:docPr id="7" name="Picture 7" descr="A graph with different colored lines&#10;&#10;Description automatically generated">
              <a:extLst xmlns:a="http://schemas.openxmlformats.org/drawingml/2006/main">
                <a:ext uri="{FF2B5EF4-FFF2-40B4-BE49-F238E27FC236}">
                  <a16:creationId xmlns:a16="http://schemas.microsoft.com/office/drawing/2014/main" id="{1E560694-AE89-73DE-51CC-1744E64503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with different colored lines&#10;&#10;Description automatically generated">
                      <a:extLst>
                        <a:ext uri="{FF2B5EF4-FFF2-40B4-BE49-F238E27FC236}">
                          <a16:creationId xmlns:a16="http://schemas.microsoft.com/office/drawing/2014/main" id="{1E560694-AE89-73DE-51CC-1744E64503CA}"/>
                        </a:ext>
                      </a:extLst>
                    </pic:cNvPr>
                    <pic:cNvPicPr>
                      <a:picLocks noChangeAspect="1"/>
                    </pic:cNvPicPr>
                  </pic:nvPicPr>
                  <pic:blipFill>
                    <a:blip r:embed="rId21"/>
                    <a:stretch>
                      <a:fillRect/>
                    </a:stretch>
                  </pic:blipFill>
                  <pic:spPr>
                    <a:xfrm>
                      <a:off x="0" y="0"/>
                      <a:ext cx="3934185" cy="2543734"/>
                    </a:xfrm>
                    <a:prstGeom prst="rect">
                      <a:avLst/>
                    </a:prstGeom>
                  </pic:spPr>
                </pic:pic>
              </a:graphicData>
            </a:graphic>
          </wp:inline>
        </w:drawing>
      </w:r>
    </w:p>
    <w:p w14:paraId="2E20CEEA" w14:textId="20D719F0" w:rsidR="00594752" w:rsidRPr="00F10784" w:rsidRDefault="00594752" w:rsidP="00F10784">
      <w:pPr>
        <w:jc w:val="center"/>
        <w:rPr>
          <w:sz w:val="20"/>
          <w:szCs w:val="20"/>
        </w:rPr>
      </w:pPr>
      <w:r w:rsidRPr="003E49BF">
        <w:t xml:space="preserve">Diagram </w:t>
      </w:r>
      <w:r>
        <w:t>6</w:t>
      </w:r>
      <w:r w:rsidRPr="003E49BF">
        <w:t xml:space="preserve">: </w:t>
      </w:r>
      <w:r w:rsidR="002959AA">
        <w:t>Wetness per lap for the 3 weather configurations.</w:t>
      </w:r>
    </w:p>
    <w:p w14:paraId="57EF4BA4" w14:textId="528BA268" w:rsidR="00B2430A" w:rsidRDefault="00B2430A" w:rsidP="009C4B2B"/>
    <w:p w14:paraId="7FE8B958" w14:textId="6BA7189E" w:rsidR="00CF13DD" w:rsidRDefault="00B2430A" w:rsidP="00173AAA">
      <w:r>
        <w:t xml:space="preserve">The next 42 configurations </w:t>
      </w:r>
      <w:r w:rsidR="00646000">
        <w:t xml:space="preserve">are randomly generated using the original environment and stored for evaluation purposes. </w:t>
      </w:r>
      <w:r w:rsidR="00D52BEC">
        <w:t xml:space="preserve">Each </w:t>
      </w:r>
      <w:r w:rsidR="006E6576">
        <w:t xml:space="preserve">model (agent) will be </w:t>
      </w:r>
      <w:r w:rsidR="0050561D">
        <w:t xml:space="preserve">tested on all 81 weather configurations. </w:t>
      </w:r>
      <w:r w:rsidR="004232D6">
        <w:t xml:space="preserve">For each </w:t>
      </w:r>
      <w:r w:rsidR="003A74F6">
        <w:t>configuration</w:t>
      </w:r>
      <w:r w:rsidR="004232D6">
        <w:t>, the agents are ranked based on total rewards</w:t>
      </w:r>
      <w:r w:rsidR="00AF7B22">
        <w:t xml:space="preserve">, and the </w:t>
      </w:r>
      <w:r w:rsidR="0080089D">
        <w:t xml:space="preserve">top </w:t>
      </w:r>
      <w:r w:rsidR="00AF7B22">
        <w:t>agent</w:t>
      </w:r>
      <w:r w:rsidR="0080089D">
        <w:t>s</w:t>
      </w:r>
      <w:r w:rsidR="00AF7B22">
        <w:t xml:space="preserve"> </w:t>
      </w:r>
      <w:r w:rsidR="0080089D">
        <w:t>are</w:t>
      </w:r>
      <w:r w:rsidR="00542900">
        <w:t xml:space="preserve"> found by summing the c</w:t>
      </w:r>
      <w:r w:rsidR="00A4702E">
        <w:t xml:space="preserve">ount of weather configurations which the agent </w:t>
      </w:r>
      <w:r w:rsidR="0080089D">
        <w:t>ranked first in.</w:t>
      </w:r>
    </w:p>
    <w:p w14:paraId="33C6BA00" w14:textId="77777777" w:rsidR="00173AAA" w:rsidRDefault="00173AAA" w:rsidP="00173AAA"/>
    <w:p w14:paraId="7959D63C" w14:textId="77777777" w:rsidR="00173AAA" w:rsidRDefault="00173AAA">
      <w:pPr>
        <w:rPr>
          <w:rFonts w:asciiTheme="majorHAnsi" w:eastAsiaTheme="majorEastAsia" w:hAnsiTheme="majorHAnsi" w:cstheme="majorBidi"/>
          <w:color w:val="2F5496" w:themeColor="accent1" w:themeShade="BF"/>
          <w:sz w:val="26"/>
          <w:szCs w:val="26"/>
        </w:rPr>
      </w:pPr>
      <w:r>
        <w:br w:type="page"/>
      </w:r>
    </w:p>
    <w:p w14:paraId="5A24FFF4" w14:textId="409042A7" w:rsidR="00041487" w:rsidRPr="00041487" w:rsidRDefault="00041487" w:rsidP="00041487">
      <w:pPr>
        <w:pStyle w:val="Heading2"/>
      </w:pPr>
      <w:bookmarkStart w:id="24" w:name="_Toc150713473"/>
      <w:r>
        <w:lastRenderedPageBreak/>
        <w:t>3.2</w:t>
      </w:r>
      <w:r w:rsidR="00DD1B6A">
        <w:t>.</w:t>
      </w:r>
      <w:r>
        <w:t xml:space="preserve"> Results</w:t>
      </w:r>
      <w:r w:rsidR="00874635">
        <w:t xml:space="preserve"> and Final Agent Selection for Task 1</w:t>
      </w:r>
      <w:bookmarkEnd w:id="24"/>
    </w:p>
    <w:p w14:paraId="1380A86F" w14:textId="5A22C919" w:rsidR="004620C6" w:rsidRDefault="00C250EC" w:rsidP="00041487">
      <w:r>
        <w:t xml:space="preserve">The top 3 models </w:t>
      </w:r>
      <w:r w:rsidR="003A74F6">
        <w:t>in descending order of performance are rules</w:t>
      </w:r>
      <w:r w:rsidR="00CC4565">
        <w:t>-</w:t>
      </w:r>
      <w:r w:rsidR="003A74F6">
        <w:t>based (32 wins), open loop MCTS (28 wins) and DQN (21 wins)</w:t>
      </w:r>
      <w:r w:rsidR="00BB4EC6">
        <w:t>, with performance referring to number of wins out of the 81 weather configurations.</w:t>
      </w:r>
    </w:p>
    <w:p w14:paraId="3AE00032" w14:textId="6C09D625" w:rsidR="00AD5AD2" w:rsidRDefault="00AD5AD2" w:rsidP="00041487"/>
    <w:p w14:paraId="102A527F" w14:textId="51B559CF" w:rsidR="00AD5AD2" w:rsidRDefault="00F62E87" w:rsidP="00041487">
      <w:r>
        <w:t xml:space="preserve">The </w:t>
      </w:r>
      <w:r w:rsidR="00CC4565">
        <w:t>rules-based</w:t>
      </w:r>
      <w:r>
        <w:t xml:space="preserve"> model outperf</w:t>
      </w:r>
      <w:r w:rsidR="00416414">
        <w:t xml:space="preserve">ormed </w:t>
      </w:r>
      <w:r w:rsidR="0021091D">
        <w:t xml:space="preserve">the other models. In terms of variance, it also </w:t>
      </w:r>
      <w:r w:rsidR="004047D2">
        <w:t xml:space="preserve">displayed the most consistent </w:t>
      </w:r>
      <w:r w:rsidR="004A1232">
        <w:t xml:space="preserve">results </w:t>
      </w:r>
      <w:r w:rsidR="00BA7CE8">
        <w:t xml:space="preserve">across the </w:t>
      </w:r>
      <w:r w:rsidR="00F143C5">
        <w:t xml:space="preserve">81 weather configurations </w:t>
      </w:r>
      <w:r w:rsidR="004A1232">
        <w:t xml:space="preserve">as shown in the chart below. </w:t>
      </w:r>
    </w:p>
    <w:p w14:paraId="00F21699" w14:textId="77777777" w:rsidR="00BA78AC" w:rsidRDefault="00BA78AC" w:rsidP="00041487"/>
    <w:p w14:paraId="2126EBEC" w14:textId="1A86CC02" w:rsidR="00BA78AC" w:rsidRDefault="00BA78AC" w:rsidP="00041487">
      <w:r>
        <w:t xml:space="preserve">MCTS </w:t>
      </w:r>
      <w:r w:rsidR="006349B4">
        <w:t>was</w:t>
      </w:r>
      <w:r>
        <w:t xml:space="preserve"> </w:t>
      </w:r>
      <w:r w:rsidR="005147EE">
        <w:t xml:space="preserve">a </w:t>
      </w:r>
      <w:r>
        <w:t>strong contender.</w:t>
      </w:r>
      <w:r w:rsidR="005147EE">
        <w:t xml:space="preserve"> </w:t>
      </w:r>
      <w:r w:rsidR="00DD3887">
        <w:t xml:space="preserve">In configurations where both </w:t>
      </w:r>
      <w:r w:rsidR="00CC4565">
        <w:t>rules</w:t>
      </w:r>
      <w:r w:rsidR="004D506D">
        <w:t xml:space="preserve"> </w:t>
      </w:r>
      <w:r w:rsidR="00CC4565">
        <w:t>based</w:t>
      </w:r>
      <w:r w:rsidR="00DD3887">
        <w:t xml:space="preserve"> and DQN performed poorly, MCTS was able to </w:t>
      </w:r>
      <w:r w:rsidR="005C3E56">
        <w:t xml:space="preserve">give </w:t>
      </w:r>
      <w:r w:rsidR="00614077">
        <w:t xml:space="preserve">good results (see configurations </w:t>
      </w:r>
      <w:r w:rsidR="004F6157">
        <w:t xml:space="preserve">4, </w:t>
      </w:r>
      <w:r w:rsidR="00614077">
        <w:t>7</w:t>
      </w:r>
      <w:r w:rsidR="0033093F">
        <w:t>, 45,</w:t>
      </w:r>
      <w:r w:rsidR="00896AC8">
        <w:t xml:space="preserve"> 62-65</w:t>
      </w:r>
      <w:r w:rsidR="00760F12">
        <w:t>, 74</w:t>
      </w:r>
      <w:r w:rsidR="00896AC8">
        <w:t>)</w:t>
      </w:r>
      <w:r w:rsidR="00614077">
        <w:t xml:space="preserve">. </w:t>
      </w:r>
      <w:r w:rsidR="00BD7E83">
        <w:t>However, the opposite was also true</w:t>
      </w:r>
      <w:r w:rsidR="00BF7EB6">
        <w:t xml:space="preserve"> and more evidently so (</w:t>
      </w:r>
      <w:r w:rsidR="00BF7EB6" w:rsidRPr="00BF7EB6">
        <w:t>see configurations</w:t>
      </w:r>
      <w:r w:rsidR="00BF7EB6">
        <w:t xml:space="preserve"> 16-24,</w:t>
      </w:r>
      <w:r w:rsidR="00C77C85">
        <w:t xml:space="preserve"> 40-42,</w:t>
      </w:r>
      <w:r w:rsidR="00FF248D">
        <w:t xml:space="preserve"> 46, 49, </w:t>
      </w:r>
      <w:r w:rsidR="00DD722E">
        <w:t>52-53, 55,</w:t>
      </w:r>
      <w:r w:rsidR="00BC42C1">
        <w:t xml:space="preserve"> 71-72</w:t>
      </w:r>
      <w:r w:rsidR="00DE7379">
        <w:t>, 76-77</w:t>
      </w:r>
      <w:r w:rsidR="00BC489B">
        <w:t>, 79</w:t>
      </w:r>
      <w:r w:rsidR="00DE7379">
        <w:t>)</w:t>
      </w:r>
      <w:r w:rsidR="00990344">
        <w:t>.</w:t>
      </w:r>
    </w:p>
    <w:p w14:paraId="6420E51F" w14:textId="77777777" w:rsidR="00990344" w:rsidRDefault="00990344" w:rsidP="00041487"/>
    <w:p w14:paraId="4E63A200" w14:textId="41EC2472" w:rsidR="00990344" w:rsidRDefault="00990344" w:rsidP="00041487">
      <w:r>
        <w:t xml:space="preserve">DQN </w:t>
      </w:r>
      <w:r w:rsidR="0046555E">
        <w:t xml:space="preserve">performed </w:t>
      </w:r>
      <w:r w:rsidR="00FD768F">
        <w:t xml:space="preserve">decently. </w:t>
      </w:r>
      <w:r w:rsidR="00514BB4">
        <w:t xml:space="preserve">For </w:t>
      </w:r>
      <w:r w:rsidR="004572F1">
        <w:t xml:space="preserve">the </w:t>
      </w:r>
      <w:r w:rsidR="00514BB4">
        <w:t xml:space="preserve">most parts, its performance shadows that of </w:t>
      </w:r>
      <w:r w:rsidR="00CC4565">
        <w:t>rules-based</w:t>
      </w:r>
      <w:r w:rsidR="000243D2">
        <w:t xml:space="preserve">, sometimes </w:t>
      </w:r>
      <w:r w:rsidR="005B7CCB">
        <w:t xml:space="preserve">peaking over </w:t>
      </w:r>
      <w:r w:rsidR="00A847A7">
        <w:t>slightly</w:t>
      </w:r>
      <w:r w:rsidR="004572F1">
        <w:t>.</w:t>
      </w:r>
      <w:r w:rsidR="00237639">
        <w:t xml:space="preserve"> However, for the </w:t>
      </w:r>
      <w:r w:rsidR="006C4E13">
        <w:t xml:space="preserve">others, it was unable to outperform the other 2 models. Even when </w:t>
      </w:r>
      <w:r w:rsidR="00CC4565">
        <w:t>rules-based</w:t>
      </w:r>
      <w:r w:rsidR="006C4E13">
        <w:t xml:space="preserve"> is taken out of the ranking, MCTS still </w:t>
      </w:r>
      <w:r w:rsidR="00077DC0">
        <w:t>have a higher win rate.</w:t>
      </w:r>
    </w:p>
    <w:p w14:paraId="779963CF" w14:textId="698B5C84" w:rsidR="004620C6" w:rsidRDefault="004620C6" w:rsidP="00041487"/>
    <w:p w14:paraId="2DE6C77D" w14:textId="2BF75481" w:rsidR="009701D2" w:rsidRDefault="00AD5AD2" w:rsidP="00041487">
      <w:r>
        <w:rPr>
          <w:noProof/>
        </w:rPr>
        <w:drawing>
          <wp:inline distT="0" distB="0" distL="0" distR="0" wp14:anchorId="4D91E7F7" wp14:editId="25D0214D">
            <wp:extent cx="6650354" cy="1659890"/>
            <wp:effectExtent l="0" t="0" r="0" b="0"/>
            <wp:docPr id="1896051375" name="Picture 189605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6051375"/>
                    <pic:cNvPicPr/>
                  </pic:nvPicPr>
                  <pic:blipFill>
                    <a:blip r:embed="rId22">
                      <a:extLst>
                        <a:ext uri="{28A0092B-C50C-407E-A947-70E740481C1C}">
                          <a14:useLocalDpi xmlns:a14="http://schemas.microsoft.com/office/drawing/2010/main" val="0"/>
                        </a:ext>
                      </a:extLst>
                    </a:blip>
                    <a:stretch>
                      <a:fillRect/>
                    </a:stretch>
                  </pic:blipFill>
                  <pic:spPr>
                    <a:xfrm>
                      <a:off x="0" y="0"/>
                      <a:ext cx="6650354" cy="1659890"/>
                    </a:xfrm>
                    <a:prstGeom prst="rect">
                      <a:avLst/>
                    </a:prstGeom>
                  </pic:spPr>
                </pic:pic>
              </a:graphicData>
            </a:graphic>
          </wp:inline>
        </w:drawing>
      </w:r>
    </w:p>
    <w:p w14:paraId="059D7909" w14:textId="50B36F25" w:rsidR="009701D2" w:rsidRDefault="009701D2" w:rsidP="00041487"/>
    <w:p w14:paraId="6A2D2263" w14:textId="697CE953" w:rsidR="00E97C0D" w:rsidRDefault="009701D2" w:rsidP="00FB1402">
      <w:pPr>
        <w:pStyle w:val="Subtitle"/>
        <w:jc w:val="center"/>
        <w:rPr>
          <w:rStyle w:val="Emphasis"/>
        </w:rPr>
      </w:pPr>
      <w:r w:rsidRPr="00FB1402">
        <w:rPr>
          <w:rStyle w:val="Emphasis"/>
        </w:rPr>
        <w:t xml:space="preserve">The </w:t>
      </w:r>
      <w:r w:rsidR="004B6FEF" w:rsidRPr="00FB1402">
        <w:rPr>
          <w:rStyle w:val="Emphasis"/>
        </w:rPr>
        <w:t>Normalize</w:t>
      </w:r>
      <w:r w:rsidR="00FB1402" w:rsidRPr="00FB1402">
        <w:rPr>
          <w:rStyle w:val="Emphasis"/>
        </w:rPr>
        <w:t>d</w:t>
      </w:r>
      <w:r w:rsidR="004B6FEF" w:rsidRPr="00FB1402">
        <w:rPr>
          <w:rStyle w:val="Emphasis"/>
        </w:rPr>
        <w:t xml:space="preserve"> rewards are calculated using the reward</w:t>
      </w:r>
      <w:r w:rsidR="00712649" w:rsidRPr="00FB1402">
        <w:rPr>
          <w:rStyle w:val="Emphasis"/>
        </w:rPr>
        <w:t xml:space="preserve"> divided by the average rewards of all other agents</w:t>
      </w:r>
      <w:r w:rsidR="00EB65A7" w:rsidRPr="00FB1402">
        <w:rPr>
          <w:rStyle w:val="Emphasis"/>
        </w:rPr>
        <w:t xml:space="preserve"> for that weather configuration</w:t>
      </w:r>
      <w:r w:rsidR="00FB1402" w:rsidRPr="00FB1402">
        <w:rPr>
          <w:rStyle w:val="Emphasis"/>
        </w:rPr>
        <w:t>. Given the negative nature of rewards, the lower the normalized reward, means a better reward.</w:t>
      </w:r>
    </w:p>
    <w:p w14:paraId="11DA96AE" w14:textId="5C620E11" w:rsidR="00874635" w:rsidRDefault="00874635">
      <w:pPr>
        <w:rPr>
          <w:rStyle w:val="Emphasis"/>
        </w:rPr>
      </w:pPr>
    </w:p>
    <w:p w14:paraId="30DBC202" w14:textId="24F5B6DF" w:rsidR="000F242C" w:rsidRPr="00694B15" w:rsidRDefault="00874635" w:rsidP="00694B15">
      <w:pPr>
        <w:rPr>
          <w:b/>
          <w:bCs/>
          <w:u w:val="single"/>
        </w:rPr>
      </w:pPr>
      <w:r w:rsidRPr="00694B15">
        <w:rPr>
          <w:b/>
          <w:bCs/>
          <w:u w:val="single"/>
        </w:rPr>
        <w:t>F</w:t>
      </w:r>
      <w:r w:rsidR="00694B15" w:rsidRPr="00694B15">
        <w:rPr>
          <w:b/>
          <w:bCs/>
          <w:u w:val="single"/>
        </w:rPr>
        <w:t>or all reasons above, we decided to use the Rulesbased Agent as our final submission for Task 1.</w:t>
      </w:r>
      <w:r w:rsidR="000F242C" w:rsidRPr="00694B15">
        <w:rPr>
          <w:b/>
          <w:bCs/>
          <w:u w:val="single"/>
        </w:rPr>
        <w:br w:type="page"/>
      </w:r>
    </w:p>
    <w:p w14:paraId="298704B1" w14:textId="01E9EA81" w:rsidR="009E2733" w:rsidRPr="00BE2254" w:rsidRDefault="005921F0" w:rsidP="00861659">
      <w:pPr>
        <w:pStyle w:val="Heading2"/>
        <w:rPr>
          <w:i/>
          <w:iCs/>
        </w:rPr>
      </w:pPr>
      <w:bookmarkStart w:id="25" w:name="_Toc150713474"/>
      <w:r w:rsidRPr="00BE2254">
        <w:rPr>
          <w:rStyle w:val="Emphasis"/>
          <w:i w:val="0"/>
          <w:iCs w:val="0"/>
        </w:rPr>
        <w:lastRenderedPageBreak/>
        <w:t>3.3</w:t>
      </w:r>
      <w:r w:rsidR="00DD1B6A" w:rsidRPr="00BE2254">
        <w:rPr>
          <w:rStyle w:val="Emphasis"/>
          <w:i w:val="0"/>
          <w:iCs w:val="0"/>
        </w:rPr>
        <w:t>.</w:t>
      </w:r>
      <w:r w:rsidRPr="00BE2254">
        <w:rPr>
          <w:rStyle w:val="Emphasis"/>
          <w:i w:val="0"/>
          <w:iCs w:val="0"/>
        </w:rPr>
        <w:t xml:space="preserve"> Model behaviours</w:t>
      </w:r>
      <w:bookmarkEnd w:id="25"/>
    </w:p>
    <w:p w14:paraId="0BA66DC5" w14:textId="4BC0C597" w:rsidR="007A0E28" w:rsidRDefault="009E2733" w:rsidP="009E2733">
      <w:r>
        <w:t xml:space="preserve">To better understand the results obtained, we </w:t>
      </w:r>
      <w:r w:rsidR="00F0632B">
        <w:t>analysed</w:t>
      </w:r>
      <w:r>
        <w:t xml:space="preserve"> the </w:t>
      </w:r>
      <w:r w:rsidR="00781221">
        <w:t xml:space="preserve">behaviours of the top 3 models for </w:t>
      </w:r>
      <w:r w:rsidR="007A0E28">
        <w:t>certain weather configurations.</w:t>
      </w:r>
    </w:p>
    <w:p w14:paraId="16CE8CD9" w14:textId="77777777" w:rsidR="007A0E28" w:rsidRDefault="007A0E28" w:rsidP="009E2733"/>
    <w:p w14:paraId="15E6B722" w14:textId="770264C9" w:rsidR="009E2733" w:rsidRPr="009E2733" w:rsidRDefault="007A0E28" w:rsidP="009E2733">
      <w:r>
        <w:t>Weather config: 0</w:t>
      </w:r>
      <w:r w:rsidR="00781221">
        <w:t xml:space="preserve"> </w:t>
      </w:r>
      <w:r w:rsidR="002B0DA2">
        <w:t>(Linear upwards)</w:t>
      </w:r>
    </w:p>
    <w:p w14:paraId="1E052A1C" w14:textId="77777777" w:rsidR="00B8624D" w:rsidRDefault="00B8624D" w:rsidP="005921F0">
      <w:pPr>
        <w:rPr>
          <w:rStyle w:val="Emphasis"/>
        </w:rPr>
      </w:pPr>
      <w:r w:rsidRPr="00B8624D">
        <w:rPr>
          <w:rStyle w:val="Emphasis"/>
          <w:noProof/>
        </w:rPr>
        <w:drawing>
          <wp:inline distT="0" distB="0" distL="0" distR="0" wp14:anchorId="43A552EC" wp14:editId="3F230FC5">
            <wp:extent cx="6645910" cy="1632585"/>
            <wp:effectExtent l="19050" t="19050" r="21590" b="24765"/>
            <wp:docPr id="1113405724" name="Picture 1113405724"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05724" name="Picture 1" descr="A graph with a red line&#10;&#10;Description automatically generated"/>
                    <pic:cNvPicPr/>
                  </pic:nvPicPr>
                  <pic:blipFill>
                    <a:blip r:embed="rId23"/>
                    <a:stretch>
                      <a:fillRect/>
                    </a:stretch>
                  </pic:blipFill>
                  <pic:spPr>
                    <a:xfrm>
                      <a:off x="0" y="0"/>
                      <a:ext cx="6645910" cy="1632585"/>
                    </a:xfrm>
                    <a:prstGeom prst="rect">
                      <a:avLst/>
                    </a:prstGeom>
                    <a:ln>
                      <a:solidFill>
                        <a:schemeClr val="tx1"/>
                      </a:solidFill>
                    </a:ln>
                  </pic:spPr>
                </pic:pic>
              </a:graphicData>
            </a:graphic>
          </wp:inline>
        </w:drawing>
      </w:r>
      <w:r w:rsidRPr="00B8624D">
        <w:rPr>
          <w:rStyle w:val="Emphasis"/>
        </w:rPr>
        <w:t xml:space="preserve"> </w:t>
      </w:r>
    </w:p>
    <w:p w14:paraId="1F49F892" w14:textId="7C152B38" w:rsidR="001C4114" w:rsidRPr="001C4114" w:rsidRDefault="001C4114" w:rsidP="001C4114">
      <w:r w:rsidRPr="001C4114">
        <w:t xml:space="preserve">Notable </w:t>
      </w:r>
      <w:r w:rsidR="008D6E1C" w:rsidRPr="001C4114">
        <w:t>behaviour</w:t>
      </w:r>
    </w:p>
    <w:p w14:paraId="73D1B25B" w14:textId="5A67120D" w:rsidR="001C4114" w:rsidRPr="001C4114" w:rsidRDefault="00372697" w:rsidP="007C3122">
      <w:pPr>
        <w:pStyle w:val="ListParagraph"/>
        <w:numPr>
          <w:ilvl w:val="0"/>
          <w:numId w:val="5"/>
        </w:numPr>
      </w:pPr>
      <w:r>
        <w:t>(</w:t>
      </w:r>
      <w:r w:rsidR="00C71237">
        <w:t>-11,093</w:t>
      </w:r>
      <w:r>
        <w:t>)</w:t>
      </w:r>
      <w:r w:rsidR="008F7769">
        <w:t xml:space="preserve"> </w:t>
      </w:r>
      <w:r w:rsidR="00CC4565">
        <w:t>Rules-based</w:t>
      </w:r>
      <w:r w:rsidR="001C4114" w:rsidRPr="001C4114">
        <w:t xml:space="preserve"> will act immediately after valid weather changes</w:t>
      </w:r>
    </w:p>
    <w:p w14:paraId="4EB44B89" w14:textId="2765916B" w:rsidR="001C4114" w:rsidRPr="001C4114" w:rsidRDefault="00372697" w:rsidP="007C3122">
      <w:pPr>
        <w:pStyle w:val="ListParagraph"/>
        <w:numPr>
          <w:ilvl w:val="0"/>
          <w:numId w:val="5"/>
        </w:numPr>
      </w:pPr>
      <w:r>
        <w:t xml:space="preserve">(-11,102) </w:t>
      </w:r>
      <w:r w:rsidR="001C4114" w:rsidRPr="001C4114">
        <w:t xml:space="preserve">DQN shows heavy oscillation but is similar to </w:t>
      </w:r>
      <w:r w:rsidR="00CC4565">
        <w:t>rules-based</w:t>
      </w:r>
      <w:r w:rsidR="001C4114" w:rsidRPr="001C4114">
        <w:t xml:space="preserve"> behaviour. </w:t>
      </w:r>
    </w:p>
    <w:p w14:paraId="7D95B282" w14:textId="08D6D7E4" w:rsidR="007C3122" w:rsidRDefault="00C71237" w:rsidP="007C3122">
      <w:pPr>
        <w:pStyle w:val="ListParagraph"/>
        <w:numPr>
          <w:ilvl w:val="0"/>
          <w:numId w:val="5"/>
        </w:numPr>
      </w:pPr>
      <w:r w:rsidRPr="008F7769">
        <w:rPr>
          <w:color w:val="00B050"/>
        </w:rPr>
        <w:t>(-11,087)</w:t>
      </w:r>
      <w:r>
        <w:t xml:space="preserve"> </w:t>
      </w:r>
      <w:r w:rsidR="001C4114" w:rsidRPr="001C4114">
        <w:t>MCTS behaviour erratic but seems to react appropriately to weather changes</w:t>
      </w:r>
    </w:p>
    <w:p w14:paraId="7273E2E7" w14:textId="77777777" w:rsidR="00206E78" w:rsidRDefault="00206E78" w:rsidP="00206E78"/>
    <w:p w14:paraId="162986E5" w14:textId="0A36857F" w:rsidR="007C3122" w:rsidRDefault="00206E78" w:rsidP="007C3122">
      <w:r>
        <w:t>Weather config: 20</w:t>
      </w:r>
      <w:r w:rsidR="002B0DA2">
        <w:t xml:space="preserve"> (Linear downwards)</w:t>
      </w:r>
    </w:p>
    <w:p w14:paraId="1BB063AB" w14:textId="4032F05D" w:rsidR="007C3122" w:rsidRDefault="00206E78" w:rsidP="007C3122">
      <w:r w:rsidRPr="00206E78">
        <w:rPr>
          <w:noProof/>
        </w:rPr>
        <w:drawing>
          <wp:inline distT="0" distB="0" distL="0" distR="0" wp14:anchorId="7D3C084F" wp14:editId="03C6BF43">
            <wp:extent cx="6645910" cy="1605280"/>
            <wp:effectExtent l="19050" t="19050" r="21590" b="13970"/>
            <wp:docPr id="993248209" name="Picture 993248209" descr="A graph of a stairca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48209" name="Picture 1" descr="A graph of a staircase&#10;&#10;Description automatically generated with medium confidence"/>
                    <pic:cNvPicPr/>
                  </pic:nvPicPr>
                  <pic:blipFill>
                    <a:blip r:embed="rId24"/>
                    <a:stretch>
                      <a:fillRect/>
                    </a:stretch>
                  </pic:blipFill>
                  <pic:spPr>
                    <a:xfrm>
                      <a:off x="0" y="0"/>
                      <a:ext cx="6645910" cy="1605280"/>
                    </a:xfrm>
                    <a:prstGeom prst="rect">
                      <a:avLst/>
                    </a:prstGeom>
                    <a:ln>
                      <a:solidFill>
                        <a:schemeClr val="tx1"/>
                      </a:solidFill>
                    </a:ln>
                  </pic:spPr>
                </pic:pic>
              </a:graphicData>
            </a:graphic>
          </wp:inline>
        </w:drawing>
      </w:r>
    </w:p>
    <w:p w14:paraId="63BD18B8" w14:textId="18B6D2E8" w:rsidR="00FA7E0D" w:rsidRPr="00FA7E0D" w:rsidRDefault="00FA7E0D" w:rsidP="00FA7E0D">
      <w:r w:rsidRPr="00FA7E0D">
        <w:t xml:space="preserve">Notable </w:t>
      </w:r>
      <w:r w:rsidR="008D6E1C" w:rsidRPr="00FA7E0D">
        <w:t>behaviour</w:t>
      </w:r>
    </w:p>
    <w:p w14:paraId="686A438D" w14:textId="57E9EBB1" w:rsidR="00FA7E0D" w:rsidRPr="00FA7E0D" w:rsidRDefault="00FC5388" w:rsidP="00FA7E0D">
      <w:pPr>
        <w:pStyle w:val="ListParagraph"/>
        <w:numPr>
          <w:ilvl w:val="0"/>
          <w:numId w:val="6"/>
        </w:numPr>
      </w:pPr>
      <w:r w:rsidRPr="00534E07">
        <w:rPr>
          <w:color w:val="00B050"/>
        </w:rPr>
        <w:t>(-16,007)</w:t>
      </w:r>
      <w:r>
        <w:t xml:space="preserve"> </w:t>
      </w:r>
      <w:r w:rsidR="00CC4565">
        <w:t>Rules-based</w:t>
      </w:r>
      <w:r w:rsidR="00FA7E0D" w:rsidRPr="00FA7E0D">
        <w:t xml:space="preserve"> will act immediately after valid weather changes</w:t>
      </w:r>
      <w:r w:rsidR="00CC4565" w:rsidRPr="00FA7E0D">
        <w:t>.</w:t>
      </w:r>
    </w:p>
    <w:p w14:paraId="4FAE69F7" w14:textId="7D6BBE16" w:rsidR="00FA7E0D" w:rsidRPr="00FA7E0D" w:rsidRDefault="002A2B15" w:rsidP="00FA7E0D">
      <w:pPr>
        <w:pStyle w:val="ListParagraph"/>
        <w:numPr>
          <w:ilvl w:val="0"/>
          <w:numId w:val="6"/>
        </w:numPr>
      </w:pPr>
      <w:r>
        <w:t xml:space="preserve">(-16,009) </w:t>
      </w:r>
      <w:r w:rsidR="00FA7E0D" w:rsidRPr="00FA7E0D">
        <w:t xml:space="preserve">DQN shows heavy oscillation but is </w:t>
      </w:r>
      <w:r w:rsidR="00CC4565" w:rsidRPr="00FA7E0D">
        <w:t>like</w:t>
      </w:r>
      <w:r w:rsidR="00FA7E0D" w:rsidRPr="00FA7E0D">
        <w:t xml:space="preserve"> </w:t>
      </w:r>
      <w:r w:rsidR="00CC4565">
        <w:t>rules-based</w:t>
      </w:r>
      <w:r w:rsidR="00FA7E0D" w:rsidRPr="00FA7E0D">
        <w:t xml:space="preserve"> behaviour. </w:t>
      </w:r>
    </w:p>
    <w:p w14:paraId="7168DF10" w14:textId="2137BD76" w:rsidR="00206E78" w:rsidRDefault="00FC5388" w:rsidP="00FA7E0D">
      <w:pPr>
        <w:pStyle w:val="ListParagraph"/>
        <w:numPr>
          <w:ilvl w:val="0"/>
          <w:numId w:val="6"/>
        </w:numPr>
      </w:pPr>
      <w:r>
        <w:t xml:space="preserve">(-16,014) </w:t>
      </w:r>
      <w:r w:rsidR="00FA7E0D" w:rsidRPr="00FA7E0D">
        <w:t>MCTS behaviour erratic but seems to react appropriately to weather changes</w:t>
      </w:r>
    </w:p>
    <w:p w14:paraId="74973B4F" w14:textId="77777777" w:rsidR="00FA7E0D" w:rsidRDefault="00FA7E0D" w:rsidP="00FA7E0D"/>
    <w:p w14:paraId="4E410023" w14:textId="66A34C3A" w:rsidR="00FA7E0D" w:rsidRDefault="00FA7E0D" w:rsidP="00FA7E0D">
      <w:r>
        <w:t>Weather config:</w:t>
      </w:r>
      <w:r w:rsidR="002B0DA2">
        <w:t xml:space="preserve"> 37 (Flat oscillating)</w:t>
      </w:r>
    </w:p>
    <w:p w14:paraId="50ABE125" w14:textId="056BDCB0" w:rsidR="00FA7E0D" w:rsidRDefault="00E241FF" w:rsidP="00FA7E0D">
      <w:r w:rsidRPr="00E241FF">
        <w:rPr>
          <w:noProof/>
        </w:rPr>
        <w:drawing>
          <wp:inline distT="0" distB="0" distL="0" distR="0" wp14:anchorId="15FE0EED" wp14:editId="6DE27D9B">
            <wp:extent cx="6645910" cy="1614805"/>
            <wp:effectExtent l="19050" t="19050" r="21590" b="23495"/>
            <wp:docPr id="1232218410" name="Picture 1232218410"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18410" name="Picture 1" descr="A graph with red and blue lines&#10;&#10;Description automatically generated"/>
                    <pic:cNvPicPr/>
                  </pic:nvPicPr>
                  <pic:blipFill>
                    <a:blip r:embed="rId25"/>
                    <a:stretch>
                      <a:fillRect/>
                    </a:stretch>
                  </pic:blipFill>
                  <pic:spPr>
                    <a:xfrm>
                      <a:off x="0" y="0"/>
                      <a:ext cx="6645910" cy="1614805"/>
                    </a:xfrm>
                    <a:prstGeom prst="rect">
                      <a:avLst/>
                    </a:prstGeom>
                    <a:ln>
                      <a:solidFill>
                        <a:schemeClr val="tx1"/>
                      </a:solidFill>
                    </a:ln>
                  </pic:spPr>
                </pic:pic>
              </a:graphicData>
            </a:graphic>
          </wp:inline>
        </w:drawing>
      </w:r>
    </w:p>
    <w:p w14:paraId="60847DD1" w14:textId="3E5B716D" w:rsidR="002B0DA2" w:rsidRPr="002B0DA2" w:rsidRDefault="002B0DA2" w:rsidP="002B0DA2">
      <w:r w:rsidRPr="002B0DA2">
        <w:t xml:space="preserve">Notable </w:t>
      </w:r>
      <w:r w:rsidR="008D6E1C" w:rsidRPr="002B0DA2">
        <w:t>behaviour</w:t>
      </w:r>
    </w:p>
    <w:p w14:paraId="55DBAB18" w14:textId="2001128A" w:rsidR="002B0DA2" w:rsidRPr="002B0DA2" w:rsidRDefault="0035496E" w:rsidP="002B0DA2">
      <w:pPr>
        <w:pStyle w:val="ListParagraph"/>
        <w:numPr>
          <w:ilvl w:val="0"/>
          <w:numId w:val="7"/>
        </w:numPr>
      </w:pPr>
      <w:r>
        <w:t xml:space="preserve">(-18,694) </w:t>
      </w:r>
      <w:r w:rsidR="00CC4565">
        <w:t>Rules-based</w:t>
      </w:r>
      <w:r w:rsidR="002B0DA2" w:rsidRPr="002B0DA2">
        <w:t xml:space="preserve"> responds to 60% Wet weather condition</w:t>
      </w:r>
      <w:r w:rsidR="00CC4565" w:rsidRPr="002B0DA2">
        <w:t>.</w:t>
      </w:r>
    </w:p>
    <w:p w14:paraId="673F8E55" w14:textId="64FC8A9F" w:rsidR="002B0DA2" w:rsidRPr="002B0DA2" w:rsidRDefault="0035496E" w:rsidP="002B0DA2">
      <w:pPr>
        <w:pStyle w:val="ListParagraph"/>
        <w:numPr>
          <w:ilvl w:val="0"/>
          <w:numId w:val="7"/>
        </w:numPr>
      </w:pPr>
      <w:r>
        <w:t xml:space="preserve">(-18,770) </w:t>
      </w:r>
      <w:r w:rsidR="002B0DA2" w:rsidRPr="002B0DA2">
        <w:t xml:space="preserve">DQN shows heavy oscillation in tyres, which is hard to interpret. </w:t>
      </w:r>
    </w:p>
    <w:p w14:paraId="28D0EB4C" w14:textId="5AFCDA2A" w:rsidR="002B0DA2" w:rsidRPr="007A0E28" w:rsidRDefault="002B7586" w:rsidP="002B0DA2">
      <w:pPr>
        <w:pStyle w:val="ListParagraph"/>
        <w:numPr>
          <w:ilvl w:val="0"/>
          <w:numId w:val="7"/>
        </w:numPr>
      </w:pPr>
      <w:r w:rsidRPr="0035496E">
        <w:rPr>
          <w:color w:val="00B050"/>
        </w:rPr>
        <w:t>(-18,588)</w:t>
      </w:r>
      <w:r>
        <w:t xml:space="preserve"> </w:t>
      </w:r>
      <w:r w:rsidR="002B0DA2" w:rsidRPr="002B0DA2">
        <w:t xml:space="preserve">MCTS takes a different tyre trajectory compared to </w:t>
      </w:r>
      <w:r w:rsidR="00CC4565">
        <w:t>rules-based</w:t>
      </w:r>
      <w:r w:rsidR="002B0DA2" w:rsidRPr="002B0DA2">
        <w:t>, using all 4 tyre types.</w:t>
      </w:r>
      <w:r w:rsidR="00D25B93">
        <w:t xml:space="preserve"> The difference in results is also much </w:t>
      </w:r>
      <w:r w:rsidR="00691D27">
        <w:t>larger here.</w:t>
      </w:r>
    </w:p>
    <w:p w14:paraId="3245AF3E" w14:textId="448D66DA" w:rsidR="00A90899" w:rsidRPr="00D3438E" w:rsidRDefault="00D3438E" w:rsidP="00D3438E">
      <w:pPr>
        <w:pStyle w:val="Heading1"/>
      </w:pPr>
      <w:bookmarkStart w:id="26" w:name="_Toc150713475"/>
      <w:r w:rsidRPr="00D3438E">
        <w:lastRenderedPageBreak/>
        <w:t>4</w:t>
      </w:r>
      <w:r w:rsidR="7A4FEF74" w:rsidRPr="00D3438E">
        <w:t>. Task 2</w:t>
      </w:r>
      <w:bookmarkEnd w:id="26"/>
      <w:r w:rsidR="7A4FEF74" w:rsidRPr="00D3438E">
        <w:t xml:space="preserve"> </w:t>
      </w:r>
    </w:p>
    <w:p w14:paraId="182B2413" w14:textId="6CBA5F9C" w:rsidR="7A4FEF74" w:rsidRDefault="00D3438E" w:rsidP="00D3438E">
      <w:pPr>
        <w:pStyle w:val="Heading2"/>
      </w:pPr>
      <w:bookmarkStart w:id="27" w:name="_Toc150713476"/>
      <w:r>
        <w:t>4</w:t>
      </w:r>
      <w:r w:rsidR="7A4FEF74" w:rsidRPr="40969A49">
        <w:t>.1. Modifications</w:t>
      </w:r>
      <w:bookmarkEnd w:id="27"/>
    </w:p>
    <w:p w14:paraId="7CB84365" w14:textId="13F6239D" w:rsidR="7A4FEF74" w:rsidRDefault="7A4FEF74" w:rsidP="73763391">
      <w:pPr>
        <w:jc w:val="both"/>
      </w:pPr>
      <w:r>
        <w:t>Modifications to the problem statement in Task 1 is distinguished into 3 individual categories, namely modifications to environment, modifications to action space and modifications to reward.</w:t>
      </w:r>
    </w:p>
    <w:p w14:paraId="33B069D3" w14:textId="77777777" w:rsidR="00D3438E" w:rsidRDefault="00D3438E" w:rsidP="40969A49">
      <w:pPr>
        <w:pStyle w:val="Heading2"/>
        <w:rPr>
          <w:rFonts w:ascii="Arial" w:hAnsi="Arial" w:cs="Arial"/>
        </w:rPr>
      </w:pPr>
    </w:p>
    <w:p w14:paraId="3FA01027" w14:textId="3F18C0FC" w:rsidR="7A4FEF74" w:rsidRDefault="00D3438E" w:rsidP="005B78C7">
      <w:pPr>
        <w:pStyle w:val="Heading3"/>
      </w:pPr>
      <w:bookmarkStart w:id="28" w:name="_Toc150713477"/>
      <w:r>
        <w:t>4</w:t>
      </w:r>
      <w:r w:rsidR="7A4FEF74" w:rsidRPr="40969A49">
        <w:t>.1.1. Modifications to Environment</w:t>
      </w:r>
      <w:bookmarkEnd w:id="28"/>
    </w:p>
    <w:p w14:paraId="2F8A6196" w14:textId="46C0B300" w:rsidR="1D44E9CF" w:rsidRDefault="1D44E9CF" w:rsidP="73763391">
      <w:pPr>
        <w:jc w:val="both"/>
      </w:pPr>
      <w:r w:rsidRPr="00D3438E">
        <w:rPr>
          <w:i/>
          <w:iCs/>
        </w:rPr>
        <w:t>Track complexity.</w:t>
      </w:r>
      <w:r w:rsidRPr="00D3438E">
        <w:t xml:space="preserve"> </w:t>
      </w:r>
      <w:r w:rsidR="7A4FEF74" w:rsidRPr="00D3438E">
        <w:t>A new state is added to the environment called track complexity. Track complexity takes the range of 0 to 1 and is determined wh</w:t>
      </w:r>
      <w:r w:rsidR="42197E9A" w:rsidRPr="00D3438E">
        <w:t>enever the environment is initialized and remains the same throughout the episode.</w:t>
      </w:r>
    </w:p>
    <w:p w14:paraId="32E038F3" w14:textId="77777777" w:rsidR="00D3438E" w:rsidRPr="00D3438E" w:rsidRDefault="00D3438E" w:rsidP="73763391">
      <w:pPr>
        <w:jc w:val="both"/>
      </w:pPr>
    </w:p>
    <w:p w14:paraId="5DAD8365" w14:textId="69765AF1" w:rsidR="2816B787" w:rsidRPr="00D3438E" w:rsidRDefault="2816B787" w:rsidP="73763391">
      <w:pPr>
        <w:jc w:val="both"/>
      </w:pPr>
      <w:r w:rsidRPr="00D3438E">
        <w:rPr>
          <w:i/>
          <w:iCs/>
        </w:rPr>
        <w:t>Accidents</w:t>
      </w:r>
      <w:r w:rsidR="256081EA" w:rsidRPr="00D3438E">
        <w:rPr>
          <w:i/>
          <w:iCs/>
        </w:rPr>
        <w:t>.</w:t>
      </w:r>
      <w:r w:rsidR="256081EA" w:rsidRPr="00D3438E">
        <w:t xml:space="preserve"> </w:t>
      </w:r>
      <w:r w:rsidR="4A5FEA57" w:rsidRPr="00D3438E">
        <w:t xml:space="preserve">Accidents </w:t>
      </w:r>
      <w:r w:rsidR="77E3E47D" w:rsidRPr="00D3438E">
        <w:t xml:space="preserve">happen when an agent commits to a reckless driving strategy for a specific lap. </w:t>
      </w:r>
      <w:r w:rsidR="6DFD5652" w:rsidRPr="00D3438E">
        <w:t>The rate at which accidents happen is</w:t>
      </w:r>
      <w:r w:rsidR="77E3E47D" w:rsidRPr="00D3438E">
        <w:t xml:space="preserve"> determined by track complexity.</w:t>
      </w:r>
      <w:r w:rsidR="7FA20C2E" w:rsidRPr="00D3438E">
        <w:t xml:space="preserve"> </w:t>
      </w:r>
      <w:r w:rsidR="4766344B" w:rsidRPr="00D3438E">
        <w:t xml:space="preserve">The formula for calculating the probability of accident is </w:t>
      </w:r>
      <w:r w:rsidR="0AD33954" w:rsidRPr="04D833F6">
        <w:rPr>
          <w:i/>
          <w:iCs/>
        </w:rPr>
        <w:t>1.5% * (1 + complexity)</w:t>
      </w:r>
      <w:r w:rsidR="1DAA13FD" w:rsidRPr="00D3438E">
        <w:t xml:space="preserve">, essentially translating to a minimum of 1.5% chance to run into an accident on a track of 0 complexity and a maximum of 3% on the maximum track complexity of 1. </w:t>
      </w:r>
      <w:r w:rsidR="7FA20C2E" w:rsidRPr="00D3438E">
        <w:t>When an agent runs into an accident, it is disqualified and removed from the race.</w:t>
      </w:r>
    </w:p>
    <w:p w14:paraId="33A3C8FA" w14:textId="77777777" w:rsidR="00D3438E" w:rsidRDefault="00D3438E" w:rsidP="73763391">
      <w:pPr>
        <w:jc w:val="both"/>
        <w:rPr>
          <w:i/>
          <w:iCs/>
        </w:rPr>
      </w:pPr>
    </w:p>
    <w:p w14:paraId="547DD2AC" w14:textId="13E0D6F9" w:rsidR="256081EA" w:rsidRDefault="256081EA" w:rsidP="73763391">
      <w:pPr>
        <w:jc w:val="both"/>
      </w:pPr>
      <w:r w:rsidRPr="00D3438E">
        <w:rPr>
          <w:i/>
          <w:iCs/>
        </w:rPr>
        <w:t>Participants.</w:t>
      </w:r>
      <w:r w:rsidRPr="00D3438E">
        <w:t xml:space="preserve"> Other agents are also included in the environment as participants of the race. By keeping track of the time taken by each agent </w:t>
      </w:r>
      <w:r w:rsidR="1008F45D" w:rsidRPr="00D3438E">
        <w:t>to reach a specific point in the race, the placing of the current agent can be determined. The placing is passed as a state in the form of number of cars leading in front of the agent and number of cars trailing behind the age</w:t>
      </w:r>
      <w:r w:rsidR="70FA1905" w:rsidRPr="00D3438E">
        <w:t>nt.</w:t>
      </w:r>
    </w:p>
    <w:p w14:paraId="21C12640" w14:textId="77777777" w:rsidR="00D3438E" w:rsidRPr="00D3438E" w:rsidRDefault="00D3438E" w:rsidP="73763391">
      <w:pPr>
        <w:jc w:val="both"/>
      </w:pPr>
    </w:p>
    <w:p w14:paraId="7451B2E2" w14:textId="6867F09C" w:rsidR="7A4FEF74" w:rsidRPr="00D3438E" w:rsidRDefault="005B78C7" w:rsidP="005B78C7">
      <w:pPr>
        <w:pStyle w:val="Heading3"/>
      </w:pPr>
      <w:bookmarkStart w:id="29" w:name="_Toc150713478"/>
      <w:r>
        <w:t>4</w:t>
      </w:r>
      <w:r w:rsidR="7A4FEF74" w:rsidRPr="00D3438E">
        <w:t>.1.2. Modifications to Action Space</w:t>
      </w:r>
      <w:bookmarkEnd w:id="29"/>
    </w:p>
    <w:p w14:paraId="53204399" w14:textId="22802BEC" w:rsidR="3BA16BC7" w:rsidRDefault="3BA16BC7" w:rsidP="32176D17">
      <w:pPr>
        <w:jc w:val="both"/>
      </w:pPr>
      <w:r w:rsidRPr="40969A49">
        <w:rPr>
          <w:i/>
          <w:iCs/>
        </w:rPr>
        <w:t>Driving strategy.</w:t>
      </w:r>
      <w:r>
        <w:t xml:space="preserve"> Two driving strategies are available for agents to choose from, namely conservative and aggressive. Agents get a </w:t>
      </w:r>
      <w:r w:rsidR="4183D009">
        <w:t>10% boost to velocity</w:t>
      </w:r>
      <w:r w:rsidR="678F8F90">
        <w:t xml:space="preserve"> when committing to reckless driving behaviour. Action spaces are effectively expanded to 10 actions compared to that of Task 1 with the addition of driving strategy.</w:t>
      </w:r>
    </w:p>
    <w:p w14:paraId="20181997" w14:textId="77777777" w:rsidR="005B78C7" w:rsidRDefault="005B78C7" w:rsidP="32176D17">
      <w:pPr>
        <w:jc w:val="both"/>
      </w:pPr>
    </w:p>
    <w:p w14:paraId="3E977DD2" w14:textId="59C7B38D" w:rsidR="7A4FEF74" w:rsidRDefault="005B78C7" w:rsidP="005B78C7">
      <w:pPr>
        <w:pStyle w:val="Heading3"/>
      </w:pPr>
      <w:bookmarkStart w:id="30" w:name="_Toc150713479"/>
      <w:r>
        <w:t>4</w:t>
      </w:r>
      <w:r w:rsidR="7A4FEF74" w:rsidRPr="40969A49">
        <w:t>.1.3. Modifications to Rewards</w:t>
      </w:r>
      <w:bookmarkEnd w:id="30"/>
    </w:p>
    <w:p w14:paraId="6C486698" w14:textId="67370C44" w:rsidR="40969A49" w:rsidRDefault="01E4BFAE" w:rsidP="32176D17">
      <w:pPr>
        <w:jc w:val="both"/>
      </w:pPr>
      <w:r w:rsidRPr="40969A49">
        <w:rPr>
          <w:i/>
          <w:iCs/>
        </w:rPr>
        <w:t xml:space="preserve">Final reward. </w:t>
      </w:r>
      <w:r w:rsidRPr="40969A49">
        <w:t>Reward is given out at the end of the race. Th</w:t>
      </w:r>
      <w:r w:rsidR="58289F5F" w:rsidRPr="40969A49">
        <w:t xml:space="preserve">e amount of reward is determined by the final placing of each agent. For agent who finished first, a reward of 1000 is given. For agent who finished second, a reward of </w:t>
      </w:r>
      <w:r w:rsidR="58289F5F">
        <w:t>500</w:t>
      </w:r>
      <w:r w:rsidR="58289F5F" w:rsidRPr="0D9F64B8">
        <w:t xml:space="preserve"> is given. For agent who finished third, a reward of </w:t>
      </w:r>
      <w:r w:rsidR="0175A04F" w:rsidRPr="0D9F64B8">
        <w:t xml:space="preserve">400 </w:t>
      </w:r>
      <w:r w:rsidR="58289F5F" w:rsidRPr="0D9F64B8">
        <w:t>is given.</w:t>
      </w:r>
      <w:r w:rsidR="2E170044" w:rsidRPr="0D9F64B8">
        <w:t xml:space="preserve"> </w:t>
      </w:r>
      <w:r w:rsidR="231060CC">
        <w:t xml:space="preserve">All agents who rank lower than </w:t>
      </w:r>
      <w:r w:rsidR="2E170044">
        <w:t xml:space="preserve">third </w:t>
      </w:r>
      <w:r w:rsidR="750AFA34">
        <w:t xml:space="preserve">placing </w:t>
      </w:r>
      <w:r w:rsidR="2E170044">
        <w:t>are given the same reward of 80.</w:t>
      </w:r>
      <w:r w:rsidR="452F5249">
        <w:t xml:space="preserve"> </w:t>
      </w:r>
      <w:r w:rsidR="42698B31">
        <w:t>In the unlikely event of a tie, agents with the same placing receive the same reward</w:t>
      </w:r>
      <w:r w:rsidR="6877A29C">
        <w:t>s</w:t>
      </w:r>
      <w:r w:rsidR="42698B31">
        <w:t xml:space="preserve">. </w:t>
      </w:r>
      <w:r w:rsidR="2E170044">
        <w:t>Disqualified agents receive n</w:t>
      </w:r>
      <w:r w:rsidR="296E5CC8">
        <w:t>o reward, which is 0.</w:t>
      </w:r>
    </w:p>
    <w:p w14:paraId="4D6225F4" w14:textId="1FFC6EC7" w:rsidR="005B78C7" w:rsidRDefault="005B78C7" w:rsidP="08CF86ED">
      <w:pPr>
        <w:spacing w:line="259" w:lineRule="auto"/>
        <w:jc w:val="both"/>
        <w:rPr>
          <w:i/>
        </w:rPr>
      </w:pPr>
    </w:p>
    <w:p w14:paraId="0E3AFA47" w14:textId="175C9B83" w:rsidR="06ABF61B" w:rsidRDefault="005B78C7" w:rsidP="005B78C7">
      <w:pPr>
        <w:pStyle w:val="Heading2"/>
      </w:pPr>
      <w:bookmarkStart w:id="31" w:name="_Toc150713480"/>
      <w:r>
        <w:t>4</w:t>
      </w:r>
      <w:r w:rsidR="0DC765DA" w:rsidRPr="780D5C03">
        <w:t>.</w:t>
      </w:r>
      <w:r w:rsidR="0DC765DA" w:rsidRPr="42F9DC67">
        <w:t xml:space="preserve">2. </w:t>
      </w:r>
      <w:r w:rsidR="522FDC23" w:rsidRPr="324D5343">
        <w:t>M</w:t>
      </w:r>
      <w:r w:rsidR="6EB52C35" w:rsidRPr="324D5343">
        <w:t>odels</w:t>
      </w:r>
      <w:bookmarkEnd w:id="31"/>
    </w:p>
    <w:p w14:paraId="73450286" w14:textId="6507A237" w:rsidR="522FDC23" w:rsidRDefault="522FDC23" w:rsidP="32176D17">
      <w:pPr>
        <w:spacing w:line="259" w:lineRule="auto"/>
        <w:jc w:val="both"/>
      </w:pPr>
      <w:r>
        <w:t xml:space="preserve">Models used are built using DQN from the stablebaseline3 library. DQN is </w:t>
      </w:r>
      <w:r w:rsidR="3E204521">
        <w:t>chosen</w:t>
      </w:r>
      <w:r>
        <w:t xml:space="preserve"> as it is prove</w:t>
      </w:r>
      <w:r w:rsidR="0A9AB50E">
        <w:t>n</w:t>
      </w:r>
      <w:r>
        <w:t xml:space="preserve"> to be one of the best performing models f</w:t>
      </w:r>
      <w:r w:rsidR="357C9A3D">
        <w:t>or Task 1.</w:t>
      </w:r>
    </w:p>
    <w:p w14:paraId="232C1AFF" w14:textId="77777777" w:rsidR="005B78C7" w:rsidRDefault="005B78C7" w:rsidP="32176D17">
      <w:pPr>
        <w:spacing w:line="259" w:lineRule="auto"/>
        <w:jc w:val="both"/>
      </w:pPr>
    </w:p>
    <w:p w14:paraId="11AF6D17" w14:textId="07940D81" w:rsidR="73DE61D3" w:rsidRDefault="005B78C7" w:rsidP="005B78C7">
      <w:pPr>
        <w:pStyle w:val="Heading3"/>
      </w:pPr>
      <w:bookmarkStart w:id="32" w:name="_Toc150713481"/>
      <w:r>
        <w:t>4</w:t>
      </w:r>
      <w:r w:rsidR="0DC765DA" w:rsidRPr="4960FE8F">
        <w:t>.2.</w:t>
      </w:r>
      <w:r w:rsidR="0DC765DA" w:rsidRPr="0E8024BA">
        <w:t xml:space="preserve">1. </w:t>
      </w:r>
      <w:r w:rsidR="72BBE5D2" w:rsidRPr="7C82ADDA">
        <w:t>Split Models</w:t>
      </w:r>
      <w:bookmarkEnd w:id="32"/>
      <w:r w:rsidR="72BBE5D2" w:rsidRPr="7C82ADDA">
        <w:t xml:space="preserve"> </w:t>
      </w:r>
    </w:p>
    <w:p w14:paraId="1EDD1AB2" w14:textId="63E74C33" w:rsidR="553B4E16" w:rsidRDefault="5DF385BE" w:rsidP="32176D17">
      <w:pPr>
        <w:jc w:val="both"/>
      </w:pPr>
      <w:r>
        <w:t>Two individual models are used to make decisions on the pitstop stop action and driving strategy individually. The final action to be taken is obtained by combini</w:t>
      </w:r>
      <w:r w:rsidR="42FC5FC2">
        <w:t xml:space="preserve">ng the outputs of both models. </w:t>
      </w:r>
    </w:p>
    <w:p w14:paraId="2DB5CC68" w14:textId="660F71E0" w:rsidR="553B4E16" w:rsidRDefault="6CB4D410" w:rsidP="5B66D031">
      <w:pPr>
        <w:jc w:val="center"/>
      </w:pPr>
      <w:r>
        <w:rPr>
          <w:noProof/>
        </w:rPr>
        <w:drawing>
          <wp:inline distT="0" distB="0" distL="0" distR="0" wp14:anchorId="1F7203B3" wp14:editId="3F46ED77">
            <wp:extent cx="1239564" cy="1123355"/>
            <wp:effectExtent l="0" t="0" r="0" b="0"/>
            <wp:docPr id="1030227330" name="Picture 1030227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207066"/>
                    <pic:cNvPicPr/>
                  </pic:nvPicPr>
                  <pic:blipFill>
                    <a:blip r:embed="rId26">
                      <a:extLst>
                        <a:ext uri="{28A0092B-C50C-407E-A947-70E740481C1C}">
                          <a14:useLocalDpi xmlns:a14="http://schemas.microsoft.com/office/drawing/2010/main" val="0"/>
                        </a:ext>
                      </a:extLst>
                    </a:blip>
                    <a:stretch>
                      <a:fillRect/>
                    </a:stretch>
                  </pic:blipFill>
                  <pic:spPr>
                    <a:xfrm>
                      <a:off x="0" y="0"/>
                      <a:ext cx="1239564" cy="1123355"/>
                    </a:xfrm>
                    <a:prstGeom prst="rect">
                      <a:avLst/>
                    </a:prstGeom>
                  </pic:spPr>
                </pic:pic>
              </a:graphicData>
            </a:graphic>
          </wp:inline>
        </w:drawing>
      </w:r>
    </w:p>
    <w:p w14:paraId="2ADA0615" w14:textId="67DE4EAC" w:rsidR="553B4E16" w:rsidRDefault="42FC5FC2" w:rsidP="32176D17">
      <w:pPr>
        <w:jc w:val="both"/>
      </w:pPr>
      <w:r>
        <w:t>The model used to predict the pitstop action is trained using the environment in task 1, since t</w:t>
      </w:r>
      <w:r w:rsidR="7538DA56">
        <w:t xml:space="preserve">he modifications to the environment does not affect tyre conditions and hence pitstop action. On the other hand, the model </w:t>
      </w:r>
      <w:r w:rsidR="186C9DFD">
        <w:t>used to determine driving strategy is trained on laps completed, track complexity and current placing</w:t>
      </w:r>
      <w:r w:rsidR="5BD238DD">
        <w:t xml:space="preserve">. While track complexity and current placing are new additions to the environment and hence should be used to train the new model, laps completed is also included </w:t>
      </w:r>
      <w:r w:rsidR="5CA7769E">
        <w:t xml:space="preserve">to observe if the agent makes different decisions during different parts of the race </w:t>
      </w:r>
      <w:r w:rsidR="5D02A092">
        <w:t>under the same conditions.</w:t>
      </w:r>
      <w:r w:rsidR="5CA7769E">
        <w:t xml:space="preserve"> </w:t>
      </w:r>
    </w:p>
    <w:p w14:paraId="2AC3F847" w14:textId="77777777" w:rsidR="005B78C7" w:rsidRDefault="005B78C7" w:rsidP="32176D17">
      <w:pPr>
        <w:jc w:val="both"/>
      </w:pPr>
    </w:p>
    <w:p w14:paraId="5372F745" w14:textId="20F7E1A9" w:rsidR="72BBE5D2" w:rsidRDefault="005B78C7" w:rsidP="005B78C7">
      <w:pPr>
        <w:pStyle w:val="Heading3"/>
      </w:pPr>
      <w:bookmarkStart w:id="33" w:name="_Toc150713482"/>
      <w:r>
        <w:lastRenderedPageBreak/>
        <w:t>4</w:t>
      </w:r>
      <w:r w:rsidR="72BBE5D2" w:rsidRPr="14D2759E">
        <w:t>.2.</w:t>
      </w:r>
      <w:r w:rsidR="3DDDDAAA" w:rsidRPr="5F71483E">
        <w:t>2</w:t>
      </w:r>
      <w:r w:rsidR="72BBE5D2" w:rsidRPr="14D2759E">
        <w:t xml:space="preserve">. </w:t>
      </w:r>
      <w:r w:rsidR="72BBE5D2" w:rsidRPr="2F706F38">
        <w:t xml:space="preserve">Stack </w:t>
      </w:r>
      <w:r w:rsidR="72BBE5D2" w:rsidRPr="29FCDD32">
        <w:t>Models</w:t>
      </w:r>
      <w:bookmarkEnd w:id="33"/>
      <w:r w:rsidR="72BBE5D2" w:rsidRPr="09333742">
        <w:t xml:space="preserve"> </w:t>
      </w:r>
    </w:p>
    <w:p w14:paraId="01935757" w14:textId="0DB3DBA1" w:rsidR="5B66D031" w:rsidRDefault="1C86F8B1" w:rsidP="7CBEF68B">
      <w:pPr>
        <w:jc w:val="both"/>
      </w:pPr>
      <w:r>
        <w:t xml:space="preserve">A new DQN model is trained on top of a base model, trained using the environment in task 1. Under this configuration, the pitstop action </w:t>
      </w:r>
      <w:r w:rsidR="6A8E317F">
        <w:t>is</w:t>
      </w:r>
      <w:r>
        <w:t xml:space="preserve"> predicted by the base model</w:t>
      </w:r>
      <w:r w:rsidR="0C67E037">
        <w:t>. The pitstop action</w:t>
      </w:r>
      <w:r w:rsidR="396F9408">
        <w:t xml:space="preserve"> </w:t>
      </w:r>
      <w:r>
        <w:t xml:space="preserve">is </w:t>
      </w:r>
      <w:r w:rsidR="225302E7">
        <w:t>then</w:t>
      </w:r>
      <w:r>
        <w:t xml:space="preserve"> passed into the new model to produce an </w:t>
      </w:r>
      <w:r w:rsidR="7148BA9D">
        <w:t>action which combines both pitstop action and driving strategy.</w:t>
      </w:r>
    </w:p>
    <w:p w14:paraId="45C351F3" w14:textId="55C170CF" w:rsidR="7148BA9D" w:rsidRDefault="7148BA9D" w:rsidP="3AE7E2AC">
      <w:pPr>
        <w:jc w:val="center"/>
      </w:pPr>
      <w:r>
        <w:rPr>
          <w:noProof/>
        </w:rPr>
        <w:drawing>
          <wp:inline distT="0" distB="0" distL="0" distR="0" wp14:anchorId="69DDA067" wp14:editId="4B8E21E8">
            <wp:extent cx="3267075" cy="619383"/>
            <wp:effectExtent l="0" t="0" r="0" b="0"/>
            <wp:docPr id="1470575232" name="Picture 1470575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67075" cy="619383"/>
                    </a:xfrm>
                    <a:prstGeom prst="rect">
                      <a:avLst/>
                    </a:prstGeom>
                  </pic:spPr>
                </pic:pic>
              </a:graphicData>
            </a:graphic>
          </wp:inline>
        </w:drawing>
      </w:r>
    </w:p>
    <w:p w14:paraId="18F1C738" w14:textId="6C641463" w:rsidR="72BBE5D2" w:rsidRDefault="005B78C7" w:rsidP="005B78C7">
      <w:pPr>
        <w:pStyle w:val="Heading3"/>
      </w:pPr>
      <w:bookmarkStart w:id="34" w:name="_Toc150713483"/>
      <w:r>
        <w:t>4</w:t>
      </w:r>
      <w:r w:rsidR="72BBE5D2" w:rsidRPr="625E3095">
        <w:t>.2.</w:t>
      </w:r>
      <w:r w:rsidR="1D1E1212" w:rsidRPr="5F71483E">
        <w:t>3</w:t>
      </w:r>
      <w:r w:rsidR="72BBE5D2" w:rsidRPr="3ED00D44">
        <w:t xml:space="preserve">. </w:t>
      </w:r>
      <w:r w:rsidR="49A7B4B2" w:rsidRPr="3ED00D44">
        <w:t>DQN</w:t>
      </w:r>
      <w:r w:rsidR="5796FC8A">
        <w:t xml:space="preserve"> Model</w:t>
      </w:r>
      <w:bookmarkEnd w:id="34"/>
    </w:p>
    <w:p w14:paraId="09AFEF25" w14:textId="5A462B4D" w:rsidR="6B808A68" w:rsidRDefault="2EC0AFAB" w:rsidP="6B808A68">
      <w:r>
        <w:t xml:space="preserve">A DQN model is trained </w:t>
      </w:r>
      <w:r w:rsidR="698A0AEF">
        <w:t>using the new environment.</w:t>
      </w:r>
    </w:p>
    <w:p w14:paraId="0CD9AFFD" w14:textId="53232053" w:rsidR="2A1016B4" w:rsidRDefault="2A1016B4" w:rsidP="2A1016B4"/>
    <w:p w14:paraId="7096C950" w14:textId="11003771" w:rsidR="73DE61D3" w:rsidRDefault="005B78C7" w:rsidP="005B78C7">
      <w:pPr>
        <w:pStyle w:val="Heading2"/>
      </w:pPr>
      <w:bookmarkStart w:id="35" w:name="_Toc150713484"/>
      <w:r>
        <w:t>4</w:t>
      </w:r>
      <w:r w:rsidR="698A0AEF" w:rsidRPr="61059951">
        <w:t xml:space="preserve">.3. </w:t>
      </w:r>
      <w:r w:rsidR="46A7DAE6" w:rsidRPr="064625AB">
        <w:t>Trainings and Results</w:t>
      </w:r>
      <w:bookmarkEnd w:id="35"/>
    </w:p>
    <w:p w14:paraId="2543FCCA" w14:textId="0DE36F6A" w:rsidR="73DE61D3" w:rsidRDefault="005B78C7" w:rsidP="005B78C7">
      <w:pPr>
        <w:pStyle w:val="Heading3"/>
      </w:pPr>
      <w:bookmarkStart w:id="36" w:name="_Toc150713485"/>
      <w:r>
        <w:t>4</w:t>
      </w:r>
      <w:r w:rsidR="698A0AEF" w:rsidRPr="37837739">
        <w:t>.</w:t>
      </w:r>
      <w:r>
        <w:t>3</w:t>
      </w:r>
      <w:r w:rsidR="698A0AEF" w:rsidRPr="37837739">
        <w:t xml:space="preserve">.1. </w:t>
      </w:r>
      <w:r w:rsidR="698A0AEF" w:rsidRPr="588892FB">
        <w:t>Training</w:t>
      </w:r>
      <w:bookmarkEnd w:id="36"/>
    </w:p>
    <w:p w14:paraId="5861AB86" w14:textId="70A1E366" w:rsidR="698A0AEF" w:rsidRDefault="3E0B900D" w:rsidP="08CF86ED">
      <w:pPr>
        <w:jc w:val="both"/>
      </w:pPr>
      <w:r>
        <w:t>Split</w:t>
      </w:r>
      <w:r w:rsidR="698A0AEF">
        <w:t xml:space="preserve"> models</w:t>
      </w:r>
      <w:r>
        <w:t>, stack models and the DQN m</w:t>
      </w:r>
      <w:r w:rsidR="698A0AEF">
        <w:t xml:space="preserve">odel are trained against an environment with 9 other agents acting as opponents. </w:t>
      </w:r>
      <w:r w:rsidR="1A353A0A">
        <w:t>The 9 agents are:</w:t>
      </w:r>
    </w:p>
    <w:p w14:paraId="0B3B40E4" w14:textId="0AD38B68" w:rsidR="1A353A0A" w:rsidRDefault="1A353A0A" w:rsidP="08CF86ED">
      <w:pPr>
        <w:pStyle w:val="ListParagraph"/>
        <w:numPr>
          <w:ilvl w:val="0"/>
          <w:numId w:val="4"/>
        </w:numPr>
        <w:spacing w:line="259" w:lineRule="auto"/>
        <w:jc w:val="both"/>
      </w:pPr>
      <w:r w:rsidRPr="45D5927D">
        <w:t xml:space="preserve">Static agent which takes the same </w:t>
      </w:r>
      <w:r w:rsidRPr="24C00532">
        <w:t xml:space="preserve">action </w:t>
      </w:r>
      <w:r w:rsidRPr="20B326AF">
        <w:t xml:space="preserve">throughout the </w:t>
      </w:r>
      <w:r w:rsidRPr="189969A9">
        <w:t>race</w:t>
      </w:r>
    </w:p>
    <w:p w14:paraId="3E8C019D" w14:textId="55125043" w:rsidR="50F02A10" w:rsidRDefault="50F02A10" w:rsidP="08CF86ED">
      <w:pPr>
        <w:pStyle w:val="ListParagraph"/>
        <w:numPr>
          <w:ilvl w:val="0"/>
          <w:numId w:val="4"/>
        </w:numPr>
        <w:spacing w:line="259" w:lineRule="auto"/>
        <w:jc w:val="both"/>
      </w:pPr>
      <w:r>
        <w:t xml:space="preserve">Random agent with </w:t>
      </w:r>
      <w:r w:rsidR="11596BFE">
        <w:t>0% probability of choosing a reckless driving strategy</w:t>
      </w:r>
    </w:p>
    <w:p w14:paraId="4EF1F2C4" w14:textId="0B26752C" w:rsidR="1A353A0A" w:rsidRDefault="1A353A0A" w:rsidP="08CF86ED">
      <w:pPr>
        <w:pStyle w:val="ListParagraph"/>
        <w:numPr>
          <w:ilvl w:val="0"/>
          <w:numId w:val="4"/>
        </w:numPr>
        <w:spacing w:line="259" w:lineRule="auto"/>
        <w:jc w:val="both"/>
      </w:pPr>
      <w:r w:rsidRPr="4EE8A121">
        <w:t xml:space="preserve">Random agent with 5% probability of </w:t>
      </w:r>
      <w:r w:rsidRPr="42E25132">
        <w:t>choosing</w:t>
      </w:r>
      <w:r w:rsidRPr="4EE8A121">
        <w:t xml:space="preserve"> a </w:t>
      </w:r>
      <w:r w:rsidRPr="42E25132">
        <w:t>reckless driving strategy</w:t>
      </w:r>
    </w:p>
    <w:p w14:paraId="7231399E" w14:textId="2323DA8D" w:rsidR="1A353A0A" w:rsidRDefault="1A353A0A" w:rsidP="08CF86ED">
      <w:pPr>
        <w:pStyle w:val="ListParagraph"/>
        <w:numPr>
          <w:ilvl w:val="0"/>
          <w:numId w:val="4"/>
        </w:numPr>
        <w:spacing w:line="259" w:lineRule="auto"/>
        <w:jc w:val="both"/>
      </w:pPr>
      <w:r>
        <w:t>Random agent with 10% probability of choosing a reckless driving strategy</w:t>
      </w:r>
    </w:p>
    <w:p w14:paraId="283B1953" w14:textId="1FEFAF6A" w:rsidR="1A353A0A" w:rsidRDefault="1A353A0A" w:rsidP="08CF86ED">
      <w:pPr>
        <w:pStyle w:val="ListParagraph"/>
        <w:numPr>
          <w:ilvl w:val="0"/>
          <w:numId w:val="4"/>
        </w:numPr>
        <w:spacing w:line="259" w:lineRule="auto"/>
        <w:jc w:val="both"/>
      </w:pPr>
      <w:r>
        <w:t>Random agent with 20% probability of choosing a reckless driving strategy</w:t>
      </w:r>
    </w:p>
    <w:p w14:paraId="0710FC5C" w14:textId="756474C3" w:rsidR="189969A9" w:rsidRDefault="1A353A0A" w:rsidP="08CF86ED">
      <w:pPr>
        <w:pStyle w:val="ListParagraph"/>
        <w:numPr>
          <w:ilvl w:val="0"/>
          <w:numId w:val="4"/>
        </w:numPr>
        <w:spacing w:line="259" w:lineRule="auto"/>
        <w:jc w:val="both"/>
      </w:pPr>
      <w:r>
        <w:t>Agent with DQN model trained in task 1</w:t>
      </w:r>
    </w:p>
    <w:p w14:paraId="31D3742A" w14:textId="7E111496" w:rsidR="1A353A0A" w:rsidRDefault="1A353A0A" w:rsidP="08CF86ED">
      <w:pPr>
        <w:pStyle w:val="ListParagraph"/>
        <w:numPr>
          <w:ilvl w:val="0"/>
          <w:numId w:val="4"/>
        </w:numPr>
        <w:spacing w:line="259" w:lineRule="auto"/>
        <w:jc w:val="both"/>
      </w:pPr>
      <w:r w:rsidRPr="23CBDD98">
        <w:t xml:space="preserve">Agent with DQN model trained in task 1 with 5% </w:t>
      </w:r>
      <w:r>
        <w:t>probability of</w:t>
      </w:r>
      <w:r w:rsidRPr="27F67704">
        <w:t xml:space="preserve"> taking the reckless </w:t>
      </w:r>
      <w:r>
        <w:t>counterpart of the predicted action</w:t>
      </w:r>
    </w:p>
    <w:p w14:paraId="761DD99A" w14:textId="10E58235" w:rsidR="1A353A0A" w:rsidRDefault="1A353A0A" w:rsidP="08CF86ED">
      <w:pPr>
        <w:pStyle w:val="ListParagraph"/>
        <w:numPr>
          <w:ilvl w:val="0"/>
          <w:numId w:val="4"/>
        </w:numPr>
        <w:spacing w:line="259" w:lineRule="auto"/>
        <w:jc w:val="both"/>
      </w:pPr>
      <w:r>
        <w:t>Agent with DQN model trained in task 1 with 10% probability of taking the reckless counterpart of the predicted action</w:t>
      </w:r>
    </w:p>
    <w:p w14:paraId="661E185B" w14:textId="24B26C08" w:rsidR="1342FB14" w:rsidRDefault="1A353A0A" w:rsidP="08CF86ED">
      <w:pPr>
        <w:pStyle w:val="ListParagraph"/>
        <w:numPr>
          <w:ilvl w:val="0"/>
          <w:numId w:val="4"/>
        </w:numPr>
        <w:spacing w:line="259" w:lineRule="auto"/>
        <w:jc w:val="both"/>
      </w:pPr>
      <w:r>
        <w:t>Agent with DQN model trained in task 1 with 20% probability of taking the reckless counterpart of the predicted action</w:t>
      </w:r>
    </w:p>
    <w:p w14:paraId="2F3A224D" w14:textId="77777777" w:rsidR="005B78C7" w:rsidRDefault="005B78C7" w:rsidP="08CF86ED">
      <w:pPr>
        <w:spacing w:line="259" w:lineRule="auto"/>
        <w:jc w:val="both"/>
      </w:pPr>
    </w:p>
    <w:p w14:paraId="1CEA5781" w14:textId="566CE0A3" w:rsidR="40969A49" w:rsidRDefault="1A353A0A" w:rsidP="2209B3FE">
      <w:pPr>
        <w:spacing w:line="259" w:lineRule="auto"/>
        <w:jc w:val="both"/>
      </w:pPr>
      <w:r>
        <w:t xml:space="preserve">During training, </w:t>
      </w:r>
      <w:r w:rsidR="0FA98B47">
        <w:t xml:space="preserve">a </w:t>
      </w:r>
      <w:r>
        <w:t xml:space="preserve">lap reward </w:t>
      </w:r>
      <w:r w:rsidR="3774B2C6">
        <w:t>of</w:t>
      </w:r>
      <w:r>
        <w:t xml:space="preserve"> 1 </w:t>
      </w:r>
      <w:r w:rsidR="5F3D4994">
        <w:t>is</w:t>
      </w:r>
      <w:r>
        <w:t xml:space="preserve"> </w:t>
      </w:r>
      <w:r w:rsidR="5F3D4994">
        <w:t xml:space="preserve">set </w:t>
      </w:r>
      <w:r>
        <w:t xml:space="preserve">to encourage agents to complete as many laps as possible. </w:t>
      </w:r>
      <w:r w:rsidR="0AD058A8">
        <w:t>Rewards for fourth placing and below are also differentiated by decreasing the reward by 5% for every subsequent placing.</w:t>
      </w:r>
      <w:r w:rsidR="2D014993">
        <w:t xml:space="preserve"> This configuration is to train agents to continuously improve their placing</w:t>
      </w:r>
      <w:r w:rsidR="1392ED65">
        <w:t>.</w:t>
      </w:r>
    </w:p>
    <w:p w14:paraId="3DAB06A4" w14:textId="62A9CB4B" w:rsidR="005B78C7" w:rsidRDefault="1A9C7E6E" w:rsidP="08CF86ED">
      <w:pPr>
        <w:spacing w:line="259" w:lineRule="auto"/>
        <w:jc w:val="both"/>
      </w:pPr>
      <w:r>
        <w:t>Evaluation is run every 2000 timesteps and training is stopped when model stops improving</w:t>
      </w:r>
      <w:r w:rsidR="5A6F4E98">
        <w:t xml:space="preserve"> for 50 consecutive evaluations. </w:t>
      </w:r>
      <w:r w:rsidR="503659EC">
        <w:t xml:space="preserve">During evaluation, agents no longer receive a reward for completing each lap and rewards are no longer differentiated after fourth placing. </w:t>
      </w:r>
      <w:r w:rsidR="4A010D80">
        <w:t>The environment used during evaluation is to simulate the actual environment that will be used to investigate model performance.</w:t>
      </w:r>
    </w:p>
    <w:p w14:paraId="51FD05B1" w14:textId="325E6817" w:rsidR="30D15083" w:rsidRDefault="30D15083" w:rsidP="30D15083">
      <w:pPr>
        <w:spacing w:line="259" w:lineRule="auto"/>
        <w:jc w:val="both"/>
      </w:pPr>
    </w:p>
    <w:p w14:paraId="281EE1B8" w14:textId="2095D618" w:rsidR="0BBF1011" w:rsidRDefault="005B78C7" w:rsidP="005B78C7">
      <w:pPr>
        <w:pStyle w:val="Heading3"/>
      </w:pPr>
      <w:bookmarkStart w:id="37" w:name="_Toc150713486"/>
      <w:r>
        <w:t>4</w:t>
      </w:r>
      <w:r w:rsidR="0BBF1011" w:rsidRPr="125C4FAB">
        <w:t>.</w:t>
      </w:r>
      <w:r>
        <w:t>3</w:t>
      </w:r>
      <w:r w:rsidR="0BBF1011" w:rsidRPr="125C4FAB">
        <w:t xml:space="preserve">.2. </w:t>
      </w:r>
      <w:r w:rsidR="56D28E52" w:rsidRPr="08CF86ED">
        <w:t>Results</w:t>
      </w:r>
      <w:r w:rsidR="3FE205E9" w:rsidRPr="08CF86ED">
        <w:t xml:space="preserve"> and Discussions</w:t>
      </w:r>
      <w:bookmarkEnd w:id="37"/>
    </w:p>
    <w:p w14:paraId="2476CC42" w14:textId="7E9B94AD" w:rsidR="125C4FAB" w:rsidRDefault="720B9F29" w:rsidP="08CF86ED">
      <w:r>
        <w:t xml:space="preserve">The following figures shows </w:t>
      </w:r>
      <w:r w:rsidR="2F4EC0E5">
        <w:t>average rewards for each model during training.</w:t>
      </w:r>
    </w:p>
    <w:p w14:paraId="60183A0A" w14:textId="6CED8FFA" w:rsidR="125C4FAB" w:rsidRDefault="1CB64FF4" w:rsidP="48BEBEFC">
      <w:pPr>
        <w:spacing w:line="259" w:lineRule="auto"/>
        <w:jc w:val="center"/>
      </w:pPr>
      <w:r>
        <w:rPr>
          <w:noProof/>
        </w:rPr>
        <w:lastRenderedPageBreak/>
        <w:drawing>
          <wp:inline distT="0" distB="0" distL="0" distR="0" wp14:anchorId="39344D0B" wp14:editId="1AD16C44">
            <wp:extent cx="3922855" cy="3057410"/>
            <wp:effectExtent l="0" t="0" r="0" b="0"/>
            <wp:docPr id="458590315" name="Picture 458590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rcRect r="833" b="1333"/>
                    <a:stretch>
                      <a:fillRect/>
                    </a:stretch>
                  </pic:blipFill>
                  <pic:spPr>
                    <a:xfrm>
                      <a:off x="0" y="0"/>
                      <a:ext cx="3922855" cy="3057410"/>
                    </a:xfrm>
                    <a:prstGeom prst="rect">
                      <a:avLst/>
                    </a:prstGeom>
                  </pic:spPr>
                </pic:pic>
              </a:graphicData>
            </a:graphic>
          </wp:inline>
        </w:drawing>
      </w:r>
    </w:p>
    <w:p w14:paraId="613FD585" w14:textId="1F49EA4C" w:rsidR="125C4FAB" w:rsidRDefault="551DD777" w:rsidP="2A1016B4">
      <w:pPr>
        <w:spacing w:line="259" w:lineRule="auto"/>
        <w:jc w:val="center"/>
      </w:pPr>
      <w:r>
        <w:rPr>
          <w:noProof/>
        </w:rPr>
        <w:drawing>
          <wp:inline distT="0" distB="0" distL="0" distR="0" wp14:anchorId="26D215E5" wp14:editId="0F89553C">
            <wp:extent cx="3876476" cy="3043708"/>
            <wp:effectExtent l="0" t="0" r="0" b="0"/>
            <wp:docPr id="567164508" name="Picture 567164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rcRect b="1597"/>
                    <a:stretch>
                      <a:fillRect/>
                    </a:stretch>
                  </pic:blipFill>
                  <pic:spPr>
                    <a:xfrm>
                      <a:off x="0" y="0"/>
                      <a:ext cx="3876476" cy="3043708"/>
                    </a:xfrm>
                    <a:prstGeom prst="rect">
                      <a:avLst/>
                    </a:prstGeom>
                  </pic:spPr>
                </pic:pic>
              </a:graphicData>
            </a:graphic>
          </wp:inline>
        </w:drawing>
      </w:r>
    </w:p>
    <w:p w14:paraId="00605048" w14:textId="4903363F" w:rsidR="125C4FAB" w:rsidRDefault="74D6DC4E" w:rsidP="2A1016B4">
      <w:pPr>
        <w:spacing w:line="259" w:lineRule="auto"/>
        <w:jc w:val="center"/>
      </w:pPr>
      <w:r>
        <w:rPr>
          <w:noProof/>
        </w:rPr>
        <w:drawing>
          <wp:inline distT="0" distB="0" distL="0" distR="0" wp14:anchorId="3D7B3559" wp14:editId="182CD42F">
            <wp:extent cx="3864981" cy="3095226"/>
            <wp:effectExtent l="0" t="0" r="0" b="0"/>
            <wp:docPr id="563934058" name="Picture 563934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934058"/>
                    <pic:cNvPicPr/>
                  </pic:nvPicPr>
                  <pic:blipFill>
                    <a:blip r:embed="rId30">
                      <a:extLst>
                        <a:ext uri="{28A0092B-C50C-407E-A947-70E740481C1C}">
                          <a14:useLocalDpi xmlns:a14="http://schemas.microsoft.com/office/drawing/2010/main" val="0"/>
                        </a:ext>
                      </a:extLst>
                    </a:blip>
                    <a:srcRect r="625"/>
                    <a:stretch>
                      <a:fillRect/>
                    </a:stretch>
                  </pic:blipFill>
                  <pic:spPr>
                    <a:xfrm>
                      <a:off x="0" y="0"/>
                      <a:ext cx="3864981" cy="3095226"/>
                    </a:xfrm>
                    <a:prstGeom prst="rect">
                      <a:avLst/>
                    </a:prstGeom>
                  </pic:spPr>
                </pic:pic>
              </a:graphicData>
            </a:graphic>
          </wp:inline>
        </w:drawing>
      </w:r>
    </w:p>
    <w:p w14:paraId="285CF1BE" w14:textId="3F59B70F" w:rsidR="50226167" w:rsidRDefault="50226167" w:rsidP="58558754">
      <w:pPr>
        <w:spacing w:line="259" w:lineRule="auto"/>
        <w:jc w:val="both"/>
      </w:pPr>
      <w:r>
        <w:t xml:space="preserve">From the graphs above, all 3 models demonstrated convergence as average rewards </w:t>
      </w:r>
      <w:r w:rsidR="67CB49A7">
        <w:t xml:space="preserve">first increased with training and subsequent </w:t>
      </w:r>
      <w:r>
        <w:t>stabilize</w:t>
      </w:r>
      <w:r w:rsidR="5120AF77">
        <w:t>d</w:t>
      </w:r>
      <w:r>
        <w:t xml:space="preserve">. </w:t>
      </w:r>
      <w:r w:rsidR="43A6B745">
        <w:t>Split</w:t>
      </w:r>
      <w:r>
        <w:t xml:space="preserve"> </w:t>
      </w:r>
      <w:r w:rsidR="43A6B745">
        <w:t xml:space="preserve">models show the highest average rewards at the end of training, </w:t>
      </w:r>
      <w:r w:rsidR="43A6B745">
        <w:lastRenderedPageBreak/>
        <w:t>followed by DQN and stack models. DQN and stack models exhibit relatively sim</w:t>
      </w:r>
      <w:r w:rsidR="1068A79B">
        <w:t>ilar average rewards at the end of training.</w:t>
      </w:r>
    </w:p>
    <w:p w14:paraId="2E2FD41C" w14:textId="1B118038" w:rsidR="22CE0718" w:rsidRDefault="28AEF830" w:rsidP="48BEBEFC">
      <w:pPr>
        <w:spacing w:line="259" w:lineRule="auto"/>
        <w:jc w:val="both"/>
      </w:pPr>
      <w:r>
        <w:t xml:space="preserve">In attempt to gain insights on how each of the 3 models make decisions on driving strategies, actions taken by each model under different laps cleared and current placing are </w:t>
      </w:r>
      <w:r w:rsidR="403FB996">
        <w:t>investigated</w:t>
      </w:r>
      <w:r>
        <w:t xml:space="preserve">. </w:t>
      </w:r>
      <w:r w:rsidR="2433D54F">
        <w:t>In the following graphs, 0 indicates conservative driving strategies while 1indicates reckless driving strategies.</w:t>
      </w:r>
    </w:p>
    <w:p w14:paraId="0FCD415A" w14:textId="14294E53" w:rsidR="22CE0718" w:rsidRDefault="585BB5DA" w:rsidP="48BEBEFC">
      <w:pPr>
        <w:spacing w:line="259" w:lineRule="auto"/>
        <w:jc w:val="center"/>
      </w:pPr>
      <w:r>
        <w:rPr>
          <w:noProof/>
        </w:rPr>
        <w:drawing>
          <wp:inline distT="0" distB="0" distL="0" distR="0" wp14:anchorId="08476356" wp14:editId="397C0441">
            <wp:extent cx="6569260" cy="1874976"/>
            <wp:effectExtent l="0" t="0" r="0" b="0"/>
            <wp:docPr id="11623277" name="Picture 11623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569260" cy="1874976"/>
                    </a:xfrm>
                    <a:prstGeom prst="rect">
                      <a:avLst/>
                    </a:prstGeom>
                  </pic:spPr>
                </pic:pic>
              </a:graphicData>
            </a:graphic>
          </wp:inline>
        </w:drawing>
      </w:r>
    </w:p>
    <w:p w14:paraId="04FCBC8F" w14:textId="04194D1A" w:rsidR="22CE0718" w:rsidRDefault="585BB5DA" w:rsidP="48BEBEFC">
      <w:pPr>
        <w:spacing w:line="259" w:lineRule="auto"/>
        <w:jc w:val="center"/>
      </w:pPr>
      <w:r>
        <w:rPr>
          <w:noProof/>
        </w:rPr>
        <w:drawing>
          <wp:inline distT="0" distB="0" distL="0" distR="0" wp14:anchorId="45EC3DAD" wp14:editId="30549F9D">
            <wp:extent cx="6581775" cy="1864836"/>
            <wp:effectExtent l="0" t="0" r="0" b="0"/>
            <wp:docPr id="595548346" name="Picture 595548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581775" cy="1864836"/>
                    </a:xfrm>
                    <a:prstGeom prst="rect">
                      <a:avLst/>
                    </a:prstGeom>
                  </pic:spPr>
                </pic:pic>
              </a:graphicData>
            </a:graphic>
          </wp:inline>
        </w:drawing>
      </w:r>
    </w:p>
    <w:p w14:paraId="7A86AE23" w14:textId="5345C5A8" w:rsidR="22CE0718" w:rsidRDefault="585BB5DA" w:rsidP="48BEBEFC">
      <w:pPr>
        <w:spacing w:line="259" w:lineRule="auto"/>
        <w:jc w:val="center"/>
      </w:pPr>
      <w:r>
        <w:rPr>
          <w:noProof/>
        </w:rPr>
        <w:drawing>
          <wp:inline distT="0" distB="0" distL="0" distR="0" wp14:anchorId="2A3151A9" wp14:editId="5A2AA04D">
            <wp:extent cx="6573931" cy="1862614"/>
            <wp:effectExtent l="0" t="0" r="0" b="0"/>
            <wp:docPr id="357774451" name="Picture 35777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573931" cy="1862614"/>
                    </a:xfrm>
                    <a:prstGeom prst="rect">
                      <a:avLst/>
                    </a:prstGeom>
                  </pic:spPr>
                </pic:pic>
              </a:graphicData>
            </a:graphic>
          </wp:inline>
        </w:drawing>
      </w:r>
    </w:p>
    <w:p w14:paraId="733BB175" w14:textId="17388C74" w:rsidR="22CE0718" w:rsidRDefault="585BB5DA" w:rsidP="48BEBEFC">
      <w:pPr>
        <w:spacing w:line="259" w:lineRule="auto"/>
        <w:jc w:val="center"/>
      </w:pPr>
      <w:r>
        <w:rPr>
          <w:noProof/>
        </w:rPr>
        <w:drawing>
          <wp:inline distT="0" distB="0" distL="0" distR="0" wp14:anchorId="62C894F2" wp14:editId="3A2C8D04">
            <wp:extent cx="6549925" cy="1844934"/>
            <wp:effectExtent l="0" t="0" r="0" b="0"/>
            <wp:docPr id="631664361" name="Picture 63166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rcRect r="150"/>
                    <a:stretch>
                      <a:fillRect/>
                    </a:stretch>
                  </pic:blipFill>
                  <pic:spPr>
                    <a:xfrm>
                      <a:off x="0" y="0"/>
                      <a:ext cx="6549925" cy="1844934"/>
                    </a:xfrm>
                    <a:prstGeom prst="rect">
                      <a:avLst/>
                    </a:prstGeom>
                  </pic:spPr>
                </pic:pic>
              </a:graphicData>
            </a:graphic>
          </wp:inline>
        </w:drawing>
      </w:r>
    </w:p>
    <w:p w14:paraId="0309F7E5" w14:textId="20930F7F" w:rsidR="585BB5DA" w:rsidRDefault="585BB5DA" w:rsidP="48BEBEFC">
      <w:pPr>
        <w:spacing w:line="259" w:lineRule="auto"/>
        <w:jc w:val="center"/>
      </w:pPr>
      <w:r>
        <w:rPr>
          <w:noProof/>
        </w:rPr>
        <w:lastRenderedPageBreak/>
        <w:drawing>
          <wp:inline distT="0" distB="0" distL="0" distR="0" wp14:anchorId="7D5ACCFC" wp14:editId="37365375">
            <wp:extent cx="6464113" cy="1831498"/>
            <wp:effectExtent l="0" t="0" r="0" b="0"/>
            <wp:docPr id="1189456050" name="Picture 118945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64113" cy="1831498"/>
                    </a:xfrm>
                    <a:prstGeom prst="rect">
                      <a:avLst/>
                    </a:prstGeom>
                  </pic:spPr>
                </pic:pic>
              </a:graphicData>
            </a:graphic>
          </wp:inline>
        </w:drawing>
      </w:r>
    </w:p>
    <w:p w14:paraId="03F90C0C" w14:textId="1E98AD04" w:rsidR="6A800C06" w:rsidRDefault="6A800C06" w:rsidP="783E22DC">
      <w:pPr>
        <w:spacing w:line="259" w:lineRule="auto"/>
      </w:pPr>
      <w:r>
        <w:t>Laps</w:t>
      </w:r>
      <w:r w:rsidR="3241BD39">
        <w:t xml:space="preserve"> cleared has little to no effect on decisions on driving strategies across all models alike.</w:t>
      </w:r>
      <w:r w:rsidR="6E838C0C">
        <w:t xml:space="preserve"> On the other hand, </w:t>
      </w:r>
      <w:r w:rsidR="43674802">
        <w:t>it is evident that reckless driving strategies are chosen less often than conservative driving strategies when current placing is below fourth placing. This</w:t>
      </w:r>
      <w:r w:rsidR="746D51A3">
        <w:t xml:space="preserve"> behaviour is consistent with expectations as reward does not increase when improving from fifth to fourth placing.</w:t>
      </w:r>
    </w:p>
    <w:p w14:paraId="474755B1" w14:textId="338732AA" w:rsidR="0171AB36" w:rsidRDefault="0171AB36" w:rsidP="3B70A4EE">
      <w:pPr>
        <w:spacing w:line="259" w:lineRule="auto"/>
      </w:pPr>
      <w:r>
        <w:t>The relationship</w:t>
      </w:r>
      <w:r w:rsidR="2A9A3661">
        <w:t>s</w:t>
      </w:r>
      <w:r>
        <w:t xml:space="preserve"> between frequency of selecting rec</w:t>
      </w:r>
      <w:r w:rsidR="54A2C7D1">
        <w:t>kless driving strategies</w:t>
      </w:r>
      <w:r w:rsidR="4B59FEF9">
        <w:t xml:space="preserve"> are also investigated. We expect models to choose reckless driving strategies less frequently at higher track complexities.</w:t>
      </w:r>
      <w:r w:rsidR="287BD39B">
        <w:t xml:space="preserve"> However, such relationship is not evident in models other than DQN. Split models </w:t>
      </w:r>
      <w:r w:rsidR="01DF0E5C">
        <w:t>do</w:t>
      </w:r>
      <w:r w:rsidR="287BD39B">
        <w:t xml:space="preserve"> not seem to prefer one driving strategy or another based on track complexity while</w:t>
      </w:r>
      <w:r w:rsidR="7D6B973C">
        <w:t xml:space="preserve"> stack models favour reckless driving strategies with higher track complexity.</w:t>
      </w:r>
    </w:p>
    <w:p w14:paraId="23ECE49C" w14:textId="77B34FD0" w:rsidR="0171AB36" w:rsidRDefault="0171AB36" w:rsidP="3B70A4EE">
      <w:pPr>
        <w:spacing w:line="259" w:lineRule="auto"/>
        <w:jc w:val="center"/>
      </w:pPr>
      <w:r>
        <w:rPr>
          <w:noProof/>
        </w:rPr>
        <w:drawing>
          <wp:inline distT="0" distB="0" distL="0" distR="0" wp14:anchorId="21B5D8D7" wp14:editId="06E5A67D">
            <wp:extent cx="4248150" cy="3203813"/>
            <wp:effectExtent l="0" t="0" r="0" b="0"/>
            <wp:docPr id="1180373862" name="Picture 1180373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248150" cy="3203813"/>
                    </a:xfrm>
                    <a:prstGeom prst="rect">
                      <a:avLst/>
                    </a:prstGeom>
                  </pic:spPr>
                </pic:pic>
              </a:graphicData>
            </a:graphic>
          </wp:inline>
        </w:drawing>
      </w:r>
    </w:p>
    <w:p w14:paraId="1A96C4FB" w14:textId="1BDD6D64" w:rsidR="1068A79B" w:rsidRDefault="1068A79B" w:rsidP="2A1016B4">
      <w:pPr>
        <w:spacing w:line="259" w:lineRule="auto"/>
        <w:jc w:val="both"/>
      </w:pPr>
      <w:r>
        <w:t xml:space="preserve">The models are evaluated in 100 races for each track complexity of 0, 0.5 and 1.0. Opponents are the same agents used in training, mentioned above in section 4.3.1. </w:t>
      </w:r>
      <w:r w:rsidR="0A57D191">
        <w:t>The average rewards obtained by each model across 100 races are shown in the chart below.</w:t>
      </w:r>
    </w:p>
    <w:p w14:paraId="00A0B3BD" w14:textId="3E930EA4" w:rsidR="6FB65CBB" w:rsidRDefault="2734A709" w:rsidP="2A1016B4">
      <w:pPr>
        <w:spacing w:line="259" w:lineRule="auto"/>
        <w:jc w:val="center"/>
      </w:pPr>
      <w:r>
        <w:rPr>
          <w:noProof/>
        </w:rPr>
        <w:lastRenderedPageBreak/>
        <w:drawing>
          <wp:inline distT="0" distB="0" distL="0" distR="0" wp14:anchorId="400F32E6" wp14:editId="422F4069">
            <wp:extent cx="4171950" cy="3137654"/>
            <wp:effectExtent l="0" t="0" r="0" b="0"/>
            <wp:docPr id="1295777960" name="Picture 1295777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5777960"/>
                    <pic:cNvPicPr/>
                  </pic:nvPicPr>
                  <pic:blipFill>
                    <a:blip r:embed="rId37">
                      <a:extLst>
                        <a:ext uri="{28A0092B-C50C-407E-A947-70E740481C1C}">
                          <a14:useLocalDpi xmlns:a14="http://schemas.microsoft.com/office/drawing/2010/main" val="0"/>
                        </a:ext>
                      </a:extLst>
                    </a:blip>
                    <a:stretch>
                      <a:fillRect/>
                    </a:stretch>
                  </pic:blipFill>
                  <pic:spPr>
                    <a:xfrm>
                      <a:off x="0" y="0"/>
                      <a:ext cx="4171950" cy="3137654"/>
                    </a:xfrm>
                    <a:prstGeom prst="rect">
                      <a:avLst/>
                    </a:prstGeom>
                  </pic:spPr>
                </pic:pic>
              </a:graphicData>
            </a:graphic>
          </wp:inline>
        </w:drawing>
      </w:r>
    </w:p>
    <w:p w14:paraId="0FDC6102" w14:textId="02FB878E" w:rsidR="63B5A4B6" w:rsidRDefault="63B5A4B6" w:rsidP="2A1016B4">
      <w:pPr>
        <w:spacing w:line="259" w:lineRule="auto"/>
        <w:jc w:val="both"/>
      </w:pPr>
      <w:r>
        <w:t>The results above are consistent with what is observed during training, with split models performing the best out of the three models while DQN and stack models achieving similar performances.</w:t>
      </w:r>
      <w:r w:rsidR="1FB7F500">
        <w:t xml:space="preserve"> However, </w:t>
      </w:r>
      <w:r w:rsidR="0BDADD22">
        <w:t xml:space="preserve">even the best performing model, the stack models, obtained a maximum of around 300, which is </w:t>
      </w:r>
      <w:r w:rsidR="2F73EC35">
        <w:t>lower than the r</w:t>
      </w:r>
      <w:r w:rsidR="6EF47F7D">
        <w:t>e</w:t>
      </w:r>
      <w:r w:rsidR="2F73EC35">
        <w:t>ward given to the third place in the test environment</w:t>
      </w:r>
      <w:r w:rsidR="6EF47F7D">
        <w:t>.</w:t>
      </w:r>
      <w:r w:rsidR="18BA451B">
        <w:t xml:space="preserve"> </w:t>
      </w:r>
      <w:r w:rsidR="767C7BA2">
        <w:t>This finding prompts us to look at competing agents for better performing algorithms.</w:t>
      </w:r>
      <w:r w:rsidR="0BD0E1BC">
        <w:t xml:space="preserve"> </w:t>
      </w:r>
    </w:p>
    <w:p w14:paraId="37B25BBD" w14:textId="1C5A3969" w:rsidR="3EBE2143" w:rsidRDefault="3EBE2143" w:rsidP="2A1016B4">
      <w:pPr>
        <w:spacing w:line="259" w:lineRule="auto"/>
        <w:jc w:val="both"/>
      </w:pPr>
      <w:r>
        <w:t>First, we ran the same evaluation using random agents. The chart below</w:t>
      </w:r>
      <w:r w:rsidR="140C9138">
        <w:t xml:space="preserve"> shows that random agents with 0 to 20% chance of adopting a reckless driving strategy have worse performance compared to the trained models.</w:t>
      </w:r>
      <w:r>
        <w:t xml:space="preserve"> </w:t>
      </w:r>
    </w:p>
    <w:p w14:paraId="50CB5EC3" w14:textId="28DEF060" w:rsidR="47F180A3" w:rsidRDefault="47F180A3" w:rsidP="2A1016B4">
      <w:pPr>
        <w:spacing w:line="259" w:lineRule="auto"/>
        <w:jc w:val="center"/>
      </w:pPr>
      <w:r>
        <w:rPr>
          <w:noProof/>
        </w:rPr>
        <w:drawing>
          <wp:inline distT="0" distB="0" distL="0" distR="0" wp14:anchorId="7B9EE046" wp14:editId="3CD3E363">
            <wp:extent cx="4132017" cy="3133725"/>
            <wp:effectExtent l="0" t="0" r="0" b="0"/>
            <wp:docPr id="648443104" name="Picture 64844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443104"/>
                    <pic:cNvPicPr/>
                  </pic:nvPicPr>
                  <pic:blipFill>
                    <a:blip r:embed="rId38">
                      <a:extLst>
                        <a:ext uri="{28A0092B-C50C-407E-A947-70E740481C1C}">
                          <a14:useLocalDpi xmlns:a14="http://schemas.microsoft.com/office/drawing/2010/main" val="0"/>
                        </a:ext>
                      </a:extLst>
                    </a:blip>
                    <a:srcRect r="833"/>
                    <a:stretch>
                      <a:fillRect/>
                    </a:stretch>
                  </pic:blipFill>
                  <pic:spPr>
                    <a:xfrm>
                      <a:off x="0" y="0"/>
                      <a:ext cx="4132017" cy="3133725"/>
                    </a:xfrm>
                    <a:prstGeom prst="rect">
                      <a:avLst/>
                    </a:prstGeom>
                  </pic:spPr>
                </pic:pic>
              </a:graphicData>
            </a:graphic>
          </wp:inline>
        </w:drawing>
      </w:r>
    </w:p>
    <w:p w14:paraId="3050F6B3" w14:textId="2FA99C70" w:rsidR="278668F8" w:rsidRDefault="278668F8" w:rsidP="2A1016B4">
      <w:pPr>
        <w:spacing w:line="259" w:lineRule="auto"/>
        <w:jc w:val="both"/>
      </w:pPr>
      <w:r>
        <w:t xml:space="preserve">Next, the same evaluation process is </w:t>
      </w:r>
      <w:r w:rsidR="43F511F9">
        <w:t>run</w:t>
      </w:r>
      <w:r>
        <w:t xml:space="preserve"> on the </w:t>
      </w:r>
      <w:r w:rsidR="7BBD11A7">
        <w:t xml:space="preserve">probabilistic </w:t>
      </w:r>
      <w:r>
        <w:t>agents with</w:t>
      </w:r>
      <w:r w:rsidR="7EBC3408">
        <w:t xml:space="preserve"> DQN model trained on task 1.</w:t>
      </w:r>
    </w:p>
    <w:p w14:paraId="0EDCED56" w14:textId="23D5AD93" w:rsidR="1FB7F500" w:rsidRDefault="0F599F93" w:rsidP="2A1016B4">
      <w:pPr>
        <w:spacing w:line="259" w:lineRule="auto"/>
        <w:jc w:val="center"/>
      </w:pPr>
      <w:r>
        <w:rPr>
          <w:noProof/>
        </w:rPr>
        <w:lastRenderedPageBreak/>
        <w:drawing>
          <wp:inline distT="0" distB="0" distL="0" distR="0" wp14:anchorId="43F4563F" wp14:editId="4E206DCF">
            <wp:extent cx="3981450" cy="2994382"/>
            <wp:effectExtent l="0" t="0" r="0" b="0"/>
            <wp:docPr id="463120927" name="Picture 46312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981450" cy="2994382"/>
                    </a:xfrm>
                    <a:prstGeom prst="rect">
                      <a:avLst/>
                    </a:prstGeom>
                  </pic:spPr>
                </pic:pic>
              </a:graphicData>
            </a:graphic>
          </wp:inline>
        </w:drawing>
      </w:r>
    </w:p>
    <w:p w14:paraId="02F182E1" w14:textId="727D72D1" w:rsidR="30533F79" w:rsidRDefault="30533F79" w:rsidP="2A1016B4">
      <w:pPr>
        <w:spacing w:line="259" w:lineRule="auto"/>
        <w:jc w:val="both"/>
      </w:pPr>
      <w:r>
        <w:t>As shown in the chart above, we can conclude that the top 3 spots are usually taken up by these probabilistic agents as all agents obt</w:t>
      </w:r>
      <w:r w:rsidR="1BF85207">
        <w:t>ained average rewards of above 300 for across all complexities.</w:t>
      </w:r>
    </w:p>
    <w:p w14:paraId="73029AF8" w14:textId="778FADC4" w:rsidR="08CF86ED" w:rsidRDefault="139B7458" w:rsidP="75526975">
      <w:pPr>
        <w:spacing w:line="259" w:lineRule="auto"/>
        <w:jc w:val="both"/>
      </w:pPr>
      <w:r>
        <w:t xml:space="preserve">Combining the findings on driving strategies </w:t>
      </w:r>
      <w:r w:rsidR="2D9394BB">
        <w:t xml:space="preserve">does not change based on laps cleared </w:t>
      </w:r>
      <w:r>
        <w:t xml:space="preserve">and </w:t>
      </w:r>
      <w:r w:rsidR="2D9394BB">
        <w:t>that probabilistic agents with higher risk levels perform better at lower track complexity</w:t>
      </w:r>
      <w:r>
        <w:t xml:space="preserve">, we propose a </w:t>
      </w:r>
      <w:r w:rsidR="61996E13">
        <w:t xml:space="preserve">simple </w:t>
      </w:r>
      <w:r>
        <w:t xml:space="preserve">rule-based probabilistic agent which </w:t>
      </w:r>
      <w:r w:rsidR="436F02B7">
        <w:t>improves on existing probabilistic agents</w:t>
      </w:r>
      <w:r w:rsidR="0649A4C6">
        <w:t>.</w:t>
      </w:r>
      <w:r w:rsidR="7BFC79D7">
        <w:t xml:space="preserve"> </w:t>
      </w:r>
      <w:r w:rsidR="0649A4C6">
        <w:t>This rule-based probabilistic agent</w:t>
      </w:r>
      <w:r w:rsidR="6A6409D2">
        <w:t xml:space="preserve"> </w:t>
      </w:r>
      <w:r w:rsidR="16D3923E">
        <w:t>adopts</w:t>
      </w:r>
      <w:r w:rsidR="43BE2B0A">
        <w:t xml:space="preserve"> a dynamic risk level which decreases with track complexity</w:t>
      </w:r>
      <w:r w:rsidR="57E2C7CC">
        <w:t xml:space="preserve"> and avoid</w:t>
      </w:r>
      <w:r w:rsidR="1E9ED738">
        <w:t>s</w:t>
      </w:r>
      <w:r w:rsidR="57E2C7CC">
        <w:t xml:space="preserve"> adopting a reckless driving strategy when there are no cars leading in front of it. The performance of the rule-based probabilistic agent with risk level </w:t>
      </w:r>
      <w:r w:rsidR="4019A70C">
        <w:t xml:space="preserve">ranging </w:t>
      </w:r>
      <w:r w:rsidR="57E2C7CC">
        <w:t>from 0.1 to 0.</w:t>
      </w:r>
      <w:r w:rsidR="2D2C5286">
        <w:t>5</w:t>
      </w:r>
      <w:r w:rsidR="57E2C7CC">
        <w:t xml:space="preserve"> is shown below.</w:t>
      </w:r>
    </w:p>
    <w:p w14:paraId="0C731AA1" w14:textId="77777777" w:rsidR="00173AAA" w:rsidRDefault="00173AAA" w:rsidP="75526975">
      <w:pPr>
        <w:spacing w:line="259" w:lineRule="auto"/>
        <w:jc w:val="both"/>
      </w:pPr>
    </w:p>
    <w:p w14:paraId="6F50680B" w14:textId="5563CB5A" w:rsidR="005B78C7" w:rsidRDefault="2FC32345" w:rsidP="3B70A4EE">
      <w:pPr>
        <w:jc w:val="center"/>
      </w:pPr>
      <w:r>
        <w:rPr>
          <w:noProof/>
        </w:rPr>
        <w:drawing>
          <wp:inline distT="0" distB="0" distL="0" distR="0" wp14:anchorId="57DE895F" wp14:editId="4A378E1C">
            <wp:extent cx="3876675" cy="2915582"/>
            <wp:effectExtent l="0" t="0" r="0" b="0"/>
            <wp:docPr id="462341274" name="Picture 462341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876675" cy="2915582"/>
                    </a:xfrm>
                    <a:prstGeom prst="rect">
                      <a:avLst/>
                    </a:prstGeom>
                  </pic:spPr>
                </pic:pic>
              </a:graphicData>
            </a:graphic>
          </wp:inline>
        </w:drawing>
      </w:r>
    </w:p>
    <w:p w14:paraId="12AAD8FF" w14:textId="77777777" w:rsidR="00173AAA" w:rsidRDefault="00173AAA" w:rsidP="3B70A4EE">
      <w:pPr>
        <w:jc w:val="center"/>
        <w:rPr>
          <w:rFonts w:eastAsiaTheme="majorEastAsia"/>
        </w:rPr>
      </w:pPr>
    </w:p>
    <w:p w14:paraId="25AEDB9A" w14:textId="1D4ED631" w:rsidR="204C9476" w:rsidRDefault="204C9476" w:rsidP="3B70A4EE">
      <w:pPr>
        <w:jc w:val="both"/>
      </w:pPr>
      <w:r>
        <w:t>It is evident that this rule-based probabilistic agent performs better than all other agents, concluding that using a</w:t>
      </w:r>
      <w:r w:rsidR="66BA2998">
        <w:t xml:space="preserve"> DQN model trained on pitstop actions and combining the pitstop action with a rule-based probabilistic approach to driving strategy </w:t>
      </w:r>
      <w:r w:rsidR="1D8FE7D1">
        <w:t>is best suited for the modified environment.</w:t>
      </w:r>
    </w:p>
    <w:p w14:paraId="18B1C129" w14:textId="77777777" w:rsidR="00173AAA" w:rsidRDefault="00173AAA">
      <w:pPr>
        <w:rPr>
          <w:rFonts w:asciiTheme="majorHAnsi" w:eastAsiaTheme="majorEastAsia" w:hAnsiTheme="majorHAnsi" w:cstheme="majorBidi"/>
          <w:color w:val="2F5496" w:themeColor="accent1" w:themeShade="BF"/>
          <w:sz w:val="32"/>
          <w:szCs w:val="32"/>
        </w:rPr>
      </w:pPr>
      <w:r>
        <w:br w:type="page"/>
      </w:r>
    </w:p>
    <w:p w14:paraId="3660B56A" w14:textId="36D15B8B" w:rsidR="00A90899" w:rsidRDefault="00A90899" w:rsidP="002457CC">
      <w:pPr>
        <w:pStyle w:val="Heading1"/>
      </w:pPr>
      <w:bookmarkStart w:id="38" w:name="_Toc150713487"/>
      <w:r>
        <w:lastRenderedPageBreak/>
        <w:t>References</w:t>
      </w:r>
      <w:bookmarkEnd w:id="38"/>
    </w:p>
    <w:p w14:paraId="371C7FD2" w14:textId="77777777" w:rsidR="00A90899" w:rsidRPr="00AC697F" w:rsidRDefault="00A90899" w:rsidP="00A90899">
      <w:pPr>
        <w:spacing w:after="160" w:line="259" w:lineRule="auto"/>
        <w:rPr>
          <w:rFonts w:ascii="Arial" w:hAnsi="Arial" w:cs="Arial"/>
          <w:sz w:val="20"/>
          <w:szCs w:val="20"/>
        </w:rPr>
      </w:pPr>
      <w:r w:rsidRPr="00AC697F">
        <w:rPr>
          <w:rFonts w:ascii="Arial" w:hAnsi="Arial" w:cs="Arial"/>
          <w:sz w:val="20"/>
          <w:szCs w:val="20"/>
        </w:rPr>
        <w:t xml:space="preserve">Piccinotti, D., Likmeta, A., Brunello, N., &amp; Restelli, M. (2021). </w:t>
      </w:r>
      <w:r w:rsidRPr="00AC697F">
        <w:rPr>
          <w:rFonts w:ascii="Arial" w:hAnsi="Arial" w:cs="Arial"/>
          <w:i/>
          <w:iCs/>
          <w:sz w:val="20"/>
          <w:szCs w:val="20"/>
        </w:rPr>
        <w:t>Online planning for F1 race strategy identiﬁcation - github pages</w:t>
      </w:r>
      <w:r w:rsidRPr="00AC697F">
        <w:rPr>
          <w:rFonts w:ascii="Arial" w:hAnsi="Arial" w:cs="Arial"/>
          <w:sz w:val="20"/>
          <w:szCs w:val="20"/>
        </w:rPr>
        <w:t xml:space="preserve">. Online Planning for F1 Race Strategy Identification. </w:t>
      </w:r>
      <w:hyperlink r:id="rId41" w:history="1">
        <w:r w:rsidRPr="00AC697F">
          <w:rPr>
            <w:rStyle w:val="Hyperlink"/>
            <w:rFonts w:ascii="Arial" w:hAnsi="Arial" w:cs="Arial"/>
            <w:sz w:val="20"/>
            <w:szCs w:val="20"/>
          </w:rPr>
          <w:t>https://prl-theworkshop.github.io/prl2021/papers/PRL2021_paper_1.pdf</w:t>
        </w:r>
      </w:hyperlink>
      <w:r>
        <w:rPr>
          <w:rFonts w:ascii="Arial" w:hAnsi="Arial" w:cs="Arial"/>
          <w:sz w:val="20"/>
          <w:szCs w:val="20"/>
        </w:rPr>
        <w:t xml:space="preserve"> Taken from: </w:t>
      </w:r>
      <w:r w:rsidRPr="00AC697F">
        <w:rPr>
          <w:rFonts w:ascii="Arial" w:hAnsi="Arial" w:cs="Arial"/>
          <w:sz w:val="20"/>
          <w:szCs w:val="20"/>
        </w:rPr>
        <w:t xml:space="preserve">Journal: Association for the Advancement of Artificial Intelligence (AAAI), </w:t>
      </w:r>
      <w:hyperlink r:id="rId42" w:history="1">
        <w:r w:rsidRPr="00AC697F">
          <w:rPr>
            <w:rStyle w:val="Hyperlink"/>
            <w:rFonts w:ascii="Arial" w:hAnsi="Arial" w:cs="Arial"/>
            <w:sz w:val="20"/>
            <w:szCs w:val="20"/>
            <w:u w:val="none"/>
          </w:rPr>
          <w:t>www.aaai.org</w:t>
        </w:r>
      </w:hyperlink>
      <w:r w:rsidRPr="00AC697F">
        <w:rPr>
          <w:rFonts w:ascii="Arial" w:hAnsi="Arial" w:cs="Arial"/>
          <w:sz w:val="20"/>
          <w:szCs w:val="20"/>
        </w:rPr>
        <w:t xml:space="preserve"> </w:t>
      </w:r>
    </w:p>
    <w:p w14:paraId="5B606CBC" w14:textId="33042E8D" w:rsidR="00A87122" w:rsidRDefault="00A87122">
      <w:pPr>
        <w:rPr>
          <w:rFonts w:ascii="Arial" w:hAnsi="Arial" w:cs="Arial"/>
          <w:b/>
          <w:bCs/>
          <w:sz w:val="20"/>
          <w:szCs w:val="20"/>
          <w:u w:val="single"/>
        </w:rPr>
      </w:pPr>
    </w:p>
    <w:p w14:paraId="5D7B9679" w14:textId="77777777" w:rsidR="00A87122" w:rsidRDefault="00A87122" w:rsidP="00A87122">
      <w:pPr>
        <w:pStyle w:val="Heading1"/>
        <w:rPr>
          <w:rStyle w:val="Strong"/>
          <w:rFonts w:ascii="Arial" w:hAnsi="Arial" w:cs="Arial"/>
          <w:b w:val="0"/>
          <w:bCs w:val="0"/>
          <w:color w:val="1F1F1F"/>
          <w:sz w:val="20"/>
          <w:szCs w:val="20"/>
        </w:rPr>
      </w:pPr>
      <w:bookmarkStart w:id="39" w:name="_Toc150713488"/>
      <w:r w:rsidRPr="00D32166">
        <w:t>Appendix</w:t>
      </w:r>
      <w:r>
        <w:t xml:space="preserve"> A</w:t>
      </w:r>
      <w:r w:rsidRPr="00D32166">
        <w:t xml:space="preserve">: </w:t>
      </w:r>
      <w:r>
        <w:t>Rollout Policies and their Details</w:t>
      </w:r>
      <w:bookmarkEnd w:id="39"/>
    </w:p>
    <w:p w14:paraId="694896B7" w14:textId="77777777" w:rsidR="00A87122" w:rsidRDefault="00A87122" w:rsidP="00A87122">
      <w:pPr>
        <w:pStyle w:val="NormalWeb"/>
        <w:shd w:val="clear" w:color="auto" w:fill="FFFFFF"/>
        <w:spacing w:before="0" w:beforeAutospacing="0" w:after="0" w:afterAutospacing="0"/>
        <w:jc w:val="both"/>
        <w:rPr>
          <w:rFonts w:ascii="Arial" w:hAnsi="Arial" w:cs="Arial"/>
          <w:color w:val="1F1F1F"/>
          <w:sz w:val="20"/>
          <w:szCs w:val="20"/>
        </w:rPr>
      </w:pPr>
      <w:r w:rsidRPr="00D32166">
        <w:rPr>
          <w:rStyle w:val="Strong"/>
          <w:rFonts w:ascii="Arial" w:hAnsi="Arial" w:cs="Arial"/>
          <w:b w:val="0"/>
          <w:bCs w:val="0"/>
          <w:color w:val="1F1F1F"/>
          <w:sz w:val="20"/>
          <w:szCs w:val="20"/>
        </w:rPr>
        <w:t>Random rollout policy:</w:t>
      </w:r>
      <w:r w:rsidRPr="00D32166">
        <w:rPr>
          <w:rFonts w:ascii="Arial" w:hAnsi="Arial" w:cs="Arial"/>
          <w:color w:val="1F1F1F"/>
          <w:sz w:val="20"/>
          <w:szCs w:val="20"/>
        </w:rPr>
        <w:t xml:space="preserve"> The random rollout policy simply selects actions randomly. This policy is simple to implement, but it is not very effective.</w:t>
      </w:r>
    </w:p>
    <w:p w14:paraId="20CAE6DD" w14:textId="77777777" w:rsidR="00A87122" w:rsidRPr="00D32166" w:rsidRDefault="00A87122" w:rsidP="00A87122">
      <w:pPr>
        <w:pStyle w:val="NormalWeb"/>
        <w:shd w:val="clear" w:color="auto" w:fill="FFFFFF"/>
        <w:spacing w:before="0" w:beforeAutospacing="0" w:after="0" w:afterAutospacing="0"/>
        <w:jc w:val="both"/>
        <w:rPr>
          <w:rFonts w:ascii="Arial" w:hAnsi="Arial" w:cs="Arial"/>
          <w:color w:val="1F1F1F"/>
          <w:sz w:val="20"/>
          <w:szCs w:val="20"/>
        </w:rPr>
      </w:pPr>
    </w:p>
    <w:p w14:paraId="230773D8" w14:textId="77777777" w:rsidR="00A87122" w:rsidRDefault="00A87122" w:rsidP="00A87122">
      <w:pPr>
        <w:pStyle w:val="NormalWeb"/>
        <w:shd w:val="clear" w:color="auto" w:fill="FFFFFF"/>
        <w:spacing w:before="0" w:beforeAutospacing="0" w:after="0" w:afterAutospacing="0"/>
        <w:jc w:val="both"/>
        <w:rPr>
          <w:rFonts w:ascii="Arial" w:hAnsi="Arial" w:cs="Arial"/>
          <w:color w:val="1F1F1F"/>
          <w:sz w:val="20"/>
          <w:szCs w:val="20"/>
        </w:rPr>
      </w:pPr>
      <w:r w:rsidRPr="00D32166">
        <w:rPr>
          <w:rStyle w:val="Strong"/>
          <w:rFonts w:ascii="Arial" w:hAnsi="Arial" w:cs="Arial"/>
          <w:b w:val="0"/>
          <w:bCs w:val="0"/>
          <w:color w:val="1F1F1F"/>
          <w:sz w:val="20"/>
          <w:szCs w:val="20"/>
        </w:rPr>
        <w:t>Opponent-aware rollout policy:</w:t>
      </w:r>
      <w:r w:rsidRPr="00D32166">
        <w:rPr>
          <w:rFonts w:ascii="Arial" w:hAnsi="Arial" w:cs="Arial"/>
          <w:color w:val="1F1F1F"/>
          <w:sz w:val="20"/>
          <w:szCs w:val="20"/>
        </w:rPr>
        <w:t xml:space="preserve"> The opponent-aware rollout policy uses a model of the opponent's behavior to select actions. This model is trained on data from previous races. The opponent-aware rollout policy is more effective than the random rollout policy, but it is more difficult to implement.</w:t>
      </w:r>
    </w:p>
    <w:p w14:paraId="6FF3EADA" w14:textId="77777777" w:rsidR="00A87122" w:rsidRPr="00D32166" w:rsidRDefault="00A87122" w:rsidP="00A87122">
      <w:pPr>
        <w:pStyle w:val="NormalWeb"/>
        <w:shd w:val="clear" w:color="auto" w:fill="FFFFFF"/>
        <w:spacing w:before="0" w:beforeAutospacing="0" w:after="0" w:afterAutospacing="0"/>
        <w:jc w:val="both"/>
        <w:rPr>
          <w:rFonts w:ascii="Arial" w:hAnsi="Arial" w:cs="Arial"/>
          <w:color w:val="1F1F1F"/>
          <w:sz w:val="20"/>
          <w:szCs w:val="20"/>
        </w:rPr>
      </w:pPr>
    </w:p>
    <w:p w14:paraId="7B858EAC" w14:textId="77777777" w:rsidR="00A87122" w:rsidRDefault="00A87122" w:rsidP="00A87122">
      <w:pPr>
        <w:pStyle w:val="NormalWeb"/>
        <w:shd w:val="clear" w:color="auto" w:fill="FFFFFF"/>
        <w:spacing w:before="0" w:beforeAutospacing="0" w:after="0" w:afterAutospacing="0"/>
        <w:jc w:val="both"/>
        <w:rPr>
          <w:rFonts w:ascii="Arial" w:hAnsi="Arial" w:cs="Arial"/>
          <w:color w:val="1F1F1F"/>
          <w:sz w:val="20"/>
          <w:szCs w:val="20"/>
        </w:rPr>
      </w:pPr>
      <w:r w:rsidRPr="00D32166">
        <w:rPr>
          <w:rStyle w:val="Strong"/>
          <w:rFonts w:ascii="Arial" w:hAnsi="Arial" w:cs="Arial"/>
          <w:b w:val="0"/>
          <w:bCs w:val="0"/>
          <w:color w:val="1F1F1F"/>
          <w:sz w:val="20"/>
          <w:szCs w:val="20"/>
        </w:rPr>
        <w:t>Static opponent policy:</w:t>
      </w:r>
      <w:r w:rsidRPr="00D32166">
        <w:rPr>
          <w:rFonts w:ascii="Arial" w:hAnsi="Arial" w:cs="Arial"/>
          <w:color w:val="1F1F1F"/>
          <w:sz w:val="20"/>
          <w:szCs w:val="20"/>
        </w:rPr>
        <w:t xml:space="preserve"> The static opponent policy assumes that the opponents will follow the same strategy throughout the race. This policy is simple to implement, but it is not very effective, as the opponents are likely to adjust their strategy during the race.</w:t>
      </w:r>
    </w:p>
    <w:p w14:paraId="4DBF68D3" w14:textId="77777777" w:rsidR="00A87122" w:rsidRPr="00D32166" w:rsidRDefault="00A87122" w:rsidP="00A87122">
      <w:pPr>
        <w:pStyle w:val="NormalWeb"/>
        <w:shd w:val="clear" w:color="auto" w:fill="FFFFFF"/>
        <w:spacing w:before="0" w:beforeAutospacing="0" w:after="0" w:afterAutospacing="0"/>
        <w:jc w:val="both"/>
        <w:rPr>
          <w:rFonts w:ascii="Arial" w:hAnsi="Arial" w:cs="Arial"/>
          <w:color w:val="1F1F1F"/>
          <w:sz w:val="20"/>
          <w:szCs w:val="20"/>
        </w:rPr>
      </w:pPr>
    </w:p>
    <w:p w14:paraId="3C9B616E" w14:textId="66CF1FCF" w:rsidR="00A87122" w:rsidRPr="002360AE" w:rsidRDefault="00A87122" w:rsidP="002360AE">
      <w:pPr>
        <w:pStyle w:val="NormalWeb"/>
        <w:shd w:val="clear" w:color="auto" w:fill="FFFFFF"/>
        <w:spacing w:before="0" w:beforeAutospacing="0" w:after="0" w:afterAutospacing="0"/>
        <w:jc w:val="both"/>
        <w:rPr>
          <w:rFonts w:ascii="Arial" w:hAnsi="Arial" w:cs="Arial"/>
          <w:color w:val="1F1F1F"/>
          <w:sz w:val="20"/>
          <w:szCs w:val="20"/>
        </w:rPr>
      </w:pPr>
      <w:r w:rsidRPr="00D32166">
        <w:rPr>
          <w:rStyle w:val="Strong"/>
          <w:rFonts w:ascii="Arial" w:hAnsi="Arial" w:cs="Arial"/>
          <w:b w:val="0"/>
          <w:bCs w:val="0"/>
          <w:color w:val="1F1F1F"/>
          <w:sz w:val="20"/>
          <w:szCs w:val="20"/>
        </w:rPr>
        <w:t>Dynamic opponent policy:</w:t>
      </w:r>
      <w:r w:rsidRPr="00D32166">
        <w:rPr>
          <w:rStyle w:val="animating"/>
          <w:rFonts w:ascii="Arial" w:hAnsi="Arial" w:cs="Arial"/>
          <w:color w:val="1F1F1F"/>
          <w:sz w:val="20"/>
          <w:szCs w:val="20"/>
        </w:rPr>
        <w:t xml:space="preserve"> The dynamic opponent policy updates its model of the opponents' behavior based on their actions during the race. This policy is more effective than the static opponent policy, but it is more difficult to implement.</w:t>
      </w:r>
    </w:p>
    <w:p w14:paraId="4CE9A347" w14:textId="33971F95" w:rsidR="00214111" w:rsidRDefault="00214111" w:rsidP="00BE2254">
      <w:pPr>
        <w:pStyle w:val="Heading1"/>
      </w:pPr>
      <w:bookmarkStart w:id="40" w:name="_Toc150713489"/>
      <w:r>
        <w:t xml:space="preserve">Appendix </w:t>
      </w:r>
      <w:r w:rsidR="008D6E1C">
        <w:t>B</w:t>
      </w:r>
      <w:r>
        <w:t>: TD(Lambda) HPT results</w:t>
      </w:r>
      <w:bookmarkEnd w:id="40"/>
    </w:p>
    <w:p w14:paraId="3A29A785" w14:textId="5867656E" w:rsidR="00214111" w:rsidRPr="00830EF6" w:rsidRDefault="00214111" w:rsidP="0065119A">
      <w:pPr>
        <w:jc w:val="center"/>
      </w:pPr>
      <w:r>
        <w:rPr>
          <w:noProof/>
        </w:rPr>
        <w:softHyphen/>
      </w:r>
      <w:r>
        <w:rPr>
          <w:noProof/>
        </w:rPr>
        <w:drawing>
          <wp:inline distT="0" distB="0" distL="0" distR="0" wp14:anchorId="57AA9734" wp14:editId="230AD054">
            <wp:extent cx="3253740" cy="2647495"/>
            <wp:effectExtent l="0" t="0" r="0" b="0"/>
            <wp:docPr id="251127507" name="Picture 251127507"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27507" name="Picture 251127507" descr="A diagram of a triangl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76477" cy="2665995"/>
                    </a:xfrm>
                    <a:prstGeom prst="rect">
                      <a:avLst/>
                    </a:prstGeom>
                    <a:noFill/>
                    <a:ln>
                      <a:noFill/>
                    </a:ln>
                  </pic:spPr>
                </pic:pic>
              </a:graphicData>
            </a:graphic>
          </wp:inline>
        </w:drawing>
      </w:r>
      <w:r>
        <w:rPr>
          <w:noProof/>
        </w:rPr>
        <w:drawing>
          <wp:inline distT="0" distB="0" distL="0" distR="0" wp14:anchorId="715ABB61" wp14:editId="2AE80B6B">
            <wp:extent cx="3254188" cy="2647860"/>
            <wp:effectExtent l="0" t="0" r="0" b="0"/>
            <wp:docPr id="52092608" name="Picture 52092608" descr="A diagram of a hexagon with different colored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2608" name="Picture 52092608" descr="A diagram of a hexagon with different colored triangles&#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66925" cy="2658224"/>
                    </a:xfrm>
                    <a:prstGeom prst="rect">
                      <a:avLst/>
                    </a:prstGeom>
                    <a:noFill/>
                    <a:ln>
                      <a:noFill/>
                    </a:ln>
                  </pic:spPr>
                </pic:pic>
              </a:graphicData>
            </a:graphic>
          </wp:inline>
        </w:drawing>
      </w:r>
      <w:r>
        <w:rPr>
          <w:noProof/>
        </w:rPr>
        <w:drawing>
          <wp:inline distT="0" distB="0" distL="0" distR="0" wp14:anchorId="09A3F11D" wp14:editId="4D4750FD">
            <wp:extent cx="3173044" cy="2581835"/>
            <wp:effectExtent l="0" t="0" r="2540" b="0"/>
            <wp:docPr id="1899016656" name="Picture 1899016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89479" cy="2595208"/>
                    </a:xfrm>
                    <a:prstGeom prst="rect">
                      <a:avLst/>
                    </a:prstGeom>
                    <a:noFill/>
                    <a:ln>
                      <a:noFill/>
                    </a:ln>
                  </pic:spPr>
                </pic:pic>
              </a:graphicData>
            </a:graphic>
          </wp:inline>
        </w:drawing>
      </w:r>
      <w:r>
        <w:rPr>
          <w:noProof/>
        </w:rPr>
        <w:drawing>
          <wp:inline distT="0" distB="0" distL="0" distR="0" wp14:anchorId="63C56193" wp14:editId="267B2DA4">
            <wp:extent cx="2877671" cy="2341497"/>
            <wp:effectExtent l="0" t="0" r="5715" b="0"/>
            <wp:docPr id="1810571967" name="Picture 1810571967" descr="A diagram of a triangle with different colored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71967" name="Picture 1810571967" descr="A diagram of a triangle with different colored triangles&#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91221" cy="2352523"/>
                    </a:xfrm>
                    <a:prstGeom prst="rect">
                      <a:avLst/>
                    </a:prstGeom>
                    <a:noFill/>
                    <a:ln>
                      <a:noFill/>
                    </a:ln>
                  </pic:spPr>
                </pic:pic>
              </a:graphicData>
            </a:graphic>
          </wp:inline>
        </w:drawing>
      </w:r>
      <w:r>
        <w:rPr>
          <w:noProof/>
        </w:rPr>
        <w:lastRenderedPageBreak/>
        <w:drawing>
          <wp:inline distT="0" distB="0" distL="0" distR="0" wp14:anchorId="16EE0673" wp14:editId="420B79AA">
            <wp:extent cx="3079376" cy="2505619"/>
            <wp:effectExtent l="0" t="0" r="0" b="0"/>
            <wp:docPr id="1736029006" name="Picture 1736029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92919" cy="2516638"/>
                    </a:xfrm>
                    <a:prstGeom prst="rect">
                      <a:avLst/>
                    </a:prstGeom>
                    <a:noFill/>
                    <a:ln>
                      <a:noFill/>
                    </a:ln>
                  </pic:spPr>
                </pic:pic>
              </a:graphicData>
            </a:graphic>
          </wp:inline>
        </w:drawing>
      </w:r>
      <w:r>
        <w:rPr>
          <w:noProof/>
        </w:rPr>
        <w:drawing>
          <wp:inline distT="0" distB="0" distL="0" distR="0" wp14:anchorId="1DD2007E" wp14:editId="5E501A3D">
            <wp:extent cx="3092824" cy="2516561"/>
            <wp:effectExtent l="0" t="0" r="6350" b="0"/>
            <wp:docPr id="1041100976" name="Picture 104110097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00976" name="Picture 1041100976" descr="A diagram of a diagram&#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07380" cy="2528405"/>
                    </a:xfrm>
                    <a:prstGeom prst="rect">
                      <a:avLst/>
                    </a:prstGeom>
                    <a:noFill/>
                    <a:ln>
                      <a:noFill/>
                    </a:ln>
                  </pic:spPr>
                </pic:pic>
              </a:graphicData>
            </a:graphic>
          </wp:inline>
        </w:drawing>
      </w:r>
      <w:r>
        <w:rPr>
          <w:noProof/>
        </w:rPr>
        <w:drawing>
          <wp:inline distT="0" distB="0" distL="0" distR="0" wp14:anchorId="1AD73B2E" wp14:editId="4A98ADCB">
            <wp:extent cx="2903063" cy="2514600"/>
            <wp:effectExtent l="0" t="0" r="5715" b="0"/>
            <wp:docPr id="1470588915" name="Picture 1470588915" descr="A diagram of a hexa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88915" name="Picture 1470588915" descr="A diagram of a hexagon&#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16632" cy="2526354"/>
                    </a:xfrm>
                    <a:prstGeom prst="rect">
                      <a:avLst/>
                    </a:prstGeom>
                    <a:noFill/>
                    <a:ln>
                      <a:noFill/>
                    </a:ln>
                  </pic:spPr>
                </pic:pic>
              </a:graphicData>
            </a:graphic>
          </wp:inline>
        </w:drawing>
      </w:r>
    </w:p>
    <w:p w14:paraId="6B0C7327" w14:textId="77777777" w:rsidR="00214111" w:rsidRDefault="00214111" w:rsidP="00214111"/>
    <w:p w14:paraId="7B4D3F20" w14:textId="77777777" w:rsidR="00A90899" w:rsidRDefault="00A90899" w:rsidP="00A90899">
      <w:pPr>
        <w:spacing w:after="160" w:line="259" w:lineRule="auto"/>
        <w:rPr>
          <w:rFonts w:ascii="Arial" w:hAnsi="Arial" w:cs="Arial"/>
          <w:b/>
          <w:bCs/>
          <w:sz w:val="20"/>
          <w:szCs w:val="20"/>
          <w:u w:val="single"/>
        </w:rPr>
      </w:pPr>
    </w:p>
    <w:sectPr w:rsidR="00A90899" w:rsidSect="00D1482D">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Sylfaen"/>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A652B1"/>
    <w:multiLevelType w:val="hybridMultilevel"/>
    <w:tmpl w:val="1250C34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D3C386B"/>
    <w:multiLevelType w:val="multilevel"/>
    <w:tmpl w:val="5C66155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C87661E"/>
    <w:multiLevelType w:val="multilevel"/>
    <w:tmpl w:val="D4D6B09C"/>
    <w:lvl w:ilvl="0">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E853662"/>
    <w:multiLevelType w:val="hybridMultilevel"/>
    <w:tmpl w:val="F88461F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40140B90"/>
    <w:multiLevelType w:val="multilevel"/>
    <w:tmpl w:val="9DF0719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CCB4FA9"/>
    <w:multiLevelType w:val="hybridMultilevel"/>
    <w:tmpl w:val="8C32F2A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5A93055D"/>
    <w:multiLevelType w:val="hybridMultilevel"/>
    <w:tmpl w:val="71AC70EA"/>
    <w:lvl w:ilvl="0" w:tplc="D8EEB3A0">
      <w:start w:val="1"/>
      <w:numFmt w:val="bullet"/>
      <w:lvlText w:val="-"/>
      <w:lvlJc w:val="left"/>
      <w:pPr>
        <w:ind w:left="720" w:hanging="360"/>
      </w:pPr>
      <w:rPr>
        <w:rFonts w:ascii="Helvetica Neue" w:eastAsia="Times New Roman" w:hAnsi="Helvetica Neu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BEE12E4"/>
    <w:multiLevelType w:val="hybridMultilevel"/>
    <w:tmpl w:val="CAE8A704"/>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8" w15:restartNumberingAfterBreak="0">
    <w:nsid w:val="5CE460EC"/>
    <w:multiLevelType w:val="multilevel"/>
    <w:tmpl w:val="0E38C30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A533559"/>
    <w:multiLevelType w:val="multilevel"/>
    <w:tmpl w:val="DB44740C"/>
    <w:lvl w:ilvl="0">
      <w:start w:val="1"/>
      <w:numFmt w:val="decimal"/>
      <w:lvlText w:val="%1."/>
      <w:lvlJc w:val="left"/>
      <w:pPr>
        <w:ind w:left="720" w:hanging="360"/>
      </w:p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B847CE9"/>
    <w:multiLevelType w:val="hybridMultilevel"/>
    <w:tmpl w:val="FFFFFFFF"/>
    <w:lvl w:ilvl="0" w:tplc="59C40900">
      <w:start w:val="1"/>
      <w:numFmt w:val="decimal"/>
      <w:lvlText w:val="%1."/>
      <w:lvlJc w:val="left"/>
      <w:pPr>
        <w:ind w:left="720" w:hanging="360"/>
      </w:pPr>
    </w:lvl>
    <w:lvl w:ilvl="1" w:tplc="BC20AAE4">
      <w:start w:val="1"/>
      <w:numFmt w:val="lowerLetter"/>
      <w:lvlText w:val="%2."/>
      <w:lvlJc w:val="left"/>
      <w:pPr>
        <w:ind w:left="1440" w:hanging="360"/>
      </w:pPr>
    </w:lvl>
    <w:lvl w:ilvl="2" w:tplc="7DAE1820">
      <w:start w:val="1"/>
      <w:numFmt w:val="lowerRoman"/>
      <w:lvlText w:val="%3."/>
      <w:lvlJc w:val="right"/>
      <w:pPr>
        <w:ind w:left="2160" w:hanging="180"/>
      </w:pPr>
    </w:lvl>
    <w:lvl w:ilvl="3" w:tplc="09322B74">
      <w:start w:val="1"/>
      <w:numFmt w:val="decimal"/>
      <w:lvlText w:val="%4."/>
      <w:lvlJc w:val="left"/>
      <w:pPr>
        <w:ind w:left="2880" w:hanging="360"/>
      </w:pPr>
    </w:lvl>
    <w:lvl w:ilvl="4" w:tplc="4D10E79C">
      <w:start w:val="1"/>
      <w:numFmt w:val="lowerLetter"/>
      <w:lvlText w:val="%5."/>
      <w:lvlJc w:val="left"/>
      <w:pPr>
        <w:ind w:left="3600" w:hanging="360"/>
      </w:pPr>
    </w:lvl>
    <w:lvl w:ilvl="5" w:tplc="EEE8BCE4">
      <w:start w:val="1"/>
      <w:numFmt w:val="lowerRoman"/>
      <w:lvlText w:val="%6."/>
      <w:lvlJc w:val="right"/>
      <w:pPr>
        <w:ind w:left="4320" w:hanging="180"/>
      </w:pPr>
    </w:lvl>
    <w:lvl w:ilvl="6" w:tplc="26D03EF2">
      <w:start w:val="1"/>
      <w:numFmt w:val="decimal"/>
      <w:lvlText w:val="%7."/>
      <w:lvlJc w:val="left"/>
      <w:pPr>
        <w:ind w:left="5040" w:hanging="360"/>
      </w:pPr>
    </w:lvl>
    <w:lvl w:ilvl="7" w:tplc="279CFF2A">
      <w:start w:val="1"/>
      <w:numFmt w:val="lowerLetter"/>
      <w:lvlText w:val="%8."/>
      <w:lvlJc w:val="left"/>
      <w:pPr>
        <w:ind w:left="5760" w:hanging="360"/>
      </w:pPr>
    </w:lvl>
    <w:lvl w:ilvl="8" w:tplc="7BA0115E">
      <w:start w:val="1"/>
      <w:numFmt w:val="lowerRoman"/>
      <w:lvlText w:val="%9."/>
      <w:lvlJc w:val="right"/>
      <w:pPr>
        <w:ind w:left="6480" w:hanging="180"/>
      </w:pPr>
    </w:lvl>
  </w:abstractNum>
  <w:abstractNum w:abstractNumId="11" w15:restartNumberingAfterBreak="0">
    <w:nsid w:val="77013372"/>
    <w:multiLevelType w:val="multilevel"/>
    <w:tmpl w:val="D0A62A2A"/>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E763D59"/>
    <w:multiLevelType w:val="hybridMultilevel"/>
    <w:tmpl w:val="9AA2E1B6"/>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1080" w:hanging="360"/>
      </w:pPr>
      <w:rPr>
        <w:rFonts w:ascii="Wingdings" w:hAnsi="Wingdings" w:hint="default"/>
      </w:rPr>
    </w:lvl>
    <w:lvl w:ilvl="3" w:tplc="48090001" w:tentative="1">
      <w:start w:val="1"/>
      <w:numFmt w:val="bullet"/>
      <w:lvlText w:val=""/>
      <w:lvlJc w:val="left"/>
      <w:pPr>
        <w:ind w:left="-360" w:hanging="360"/>
      </w:pPr>
      <w:rPr>
        <w:rFonts w:ascii="Symbol" w:hAnsi="Symbol" w:hint="default"/>
      </w:rPr>
    </w:lvl>
    <w:lvl w:ilvl="4" w:tplc="48090003" w:tentative="1">
      <w:start w:val="1"/>
      <w:numFmt w:val="bullet"/>
      <w:lvlText w:val="o"/>
      <w:lvlJc w:val="left"/>
      <w:pPr>
        <w:ind w:left="360" w:hanging="360"/>
      </w:pPr>
      <w:rPr>
        <w:rFonts w:ascii="Courier New" w:hAnsi="Courier New" w:cs="Courier New" w:hint="default"/>
      </w:rPr>
    </w:lvl>
    <w:lvl w:ilvl="5" w:tplc="48090005" w:tentative="1">
      <w:start w:val="1"/>
      <w:numFmt w:val="bullet"/>
      <w:lvlText w:val=""/>
      <w:lvlJc w:val="left"/>
      <w:pPr>
        <w:ind w:left="1080" w:hanging="360"/>
      </w:pPr>
      <w:rPr>
        <w:rFonts w:ascii="Wingdings" w:hAnsi="Wingdings" w:hint="default"/>
      </w:rPr>
    </w:lvl>
    <w:lvl w:ilvl="6" w:tplc="48090001" w:tentative="1">
      <w:start w:val="1"/>
      <w:numFmt w:val="bullet"/>
      <w:lvlText w:val=""/>
      <w:lvlJc w:val="left"/>
      <w:pPr>
        <w:ind w:left="1800" w:hanging="360"/>
      </w:pPr>
      <w:rPr>
        <w:rFonts w:ascii="Symbol" w:hAnsi="Symbol" w:hint="default"/>
      </w:rPr>
    </w:lvl>
    <w:lvl w:ilvl="7" w:tplc="48090003" w:tentative="1">
      <w:start w:val="1"/>
      <w:numFmt w:val="bullet"/>
      <w:lvlText w:val="o"/>
      <w:lvlJc w:val="left"/>
      <w:pPr>
        <w:ind w:left="2520" w:hanging="360"/>
      </w:pPr>
      <w:rPr>
        <w:rFonts w:ascii="Courier New" w:hAnsi="Courier New" w:cs="Courier New" w:hint="default"/>
      </w:rPr>
    </w:lvl>
    <w:lvl w:ilvl="8" w:tplc="48090005" w:tentative="1">
      <w:start w:val="1"/>
      <w:numFmt w:val="bullet"/>
      <w:lvlText w:val=""/>
      <w:lvlJc w:val="left"/>
      <w:pPr>
        <w:ind w:left="3240" w:hanging="360"/>
      </w:pPr>
      <w:rPr>
        <w:rFonts w:ascii="Wingdings" w:hAnsi="Wingdings" w:hint="default"/>
      </w:rPr>
    </w:lvl>
  </w:abstractNum>
  <w:num w:numId="1" w16cid:durableId="1685550977">
    <w:abstractNumId w:val="6"/>
  </w:num>
  <w:num w:numId="2" w16cid:durableId="231043166">
    <w:abstractNumId w:val="11"/>
  </w:num>
  <w:num w:numId="3" w16cid:durableId="685063955">
    <w:abstractNumId w:val="9"/>
  </w:num>
  <w:num w:numId="4" w16cid:durableId="184446860">
    <w:abstractNumId w:val="10"/>
  </w:num>
  <w:num w:numId="5" w16cid:durableId="139806709">
    <w:abstractNumId w:val="5"/>
  </w:num>
  <w:num w:numId="6" w16cid:durableId="793985710">
    <w:abstractNumId w:val="3"/>
  </w:num>
  <w:num w:numId="7" w16cid:durableId="1261333448">
    <w:abstractNumId w:val="0"/>
  </w:num>
  <w:num w:numId="8" w16cid:durableId="1764833305">
    <w:abstractNumId w:val="4"/>
  </w:num>
  <w:num w:numId="9" w16cid:durableId="61300330">
    <w:abstractNumId w:val="1"/>
  </w:num>
  <w:num w:numId="10" w16cid:durableId="1793939975">
    <w:abstractNumId w:val="8"/>
  </w:num>
  <w:num w:numId="11" w16cid:durableId="1336152016">
    <w:abstractNumId w:val="7"/>
  </w:num>
  <w:num w:numId="12" w16cid:durableId="1177891120">
    <w:abstractNumId w:val="2"/>
  </w:num>
  <w:num w:numId="13" w16cid:durableId="123038126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197"/>
    <w:rsid w:val="00002646"/>
    <w:rsid w:val="00002F7E"/>
    <w:rsid w:val="0000569B"/>
    <w:rsid w:val="00013773"/>
    <w:rsid w:val="000153E3"/>
    <w:rsid w:val="00016AA1"/>
    <w:rsid w:val="00017428"/>
    <w:rsid w:val="00017BC2"/>
    <w:rsid w:val="00017FA7"/>
    <w:rsid w:val="00023346"/>
    <w:rsid w:val="000243D2"/>
    <w:rsid w:val="00025C21"/>
    <w:rsid w:val="00026250"/>
    <w:rsid w:val="00030657"/>
    <w:rsid w:val="0003105C"/>
    <w:rsid w:val="00033C5A"/>
    <w:rsid w:val="000352CE"/>
    <w:rsid w:val="00035D85"/>
    <w:rsid w:val="000370BB"/>
    <w:rsid w:val="00037190"/>
    <w:rsid w:val="00041487"/>
    <w:rsid w:val="00041BDB"/>
    <w:rsid w:val="00042C92"/>
    <w:rsid w:val="00044EAA"/>
    <w:rsid w:val="000522E8"/>
    <w:rsid w:val="0005350A"/>
    <w:rsid w:val="000538D7"/>
    <w:rsid w:val="00054D0A"/>
    <w:rsid w:val="00054F51"/>
    <w:rsid w:val="00057851"/>
    <w:rsid w:val="0006105E"/>
    <w:rsid w:val="0006397B"/>
    <w:rsid w:val="00066273"/>
    <w:rsid w:val="00070506"/>
    <w:rsid w:val="00070B10"/>
    <w:rsid w:val="000733FB"/>
    <w:rsid w:val="000734CF"/>
    <w:rsid w:val="00074899"/>
    <w:rsid w:val="0007698C"/>
    <w:rsid w:val="00077DC0"/>
    <w:rsid w:val="00080202"/>
    <w:rsid w:val="00080BA5"/>
    <w:rsid w:val="00082057"/>
    <w:rsid w:val="000828B6"/>
    <w:rsid w:val="00082F70"/>
    <w:rsid w:val="0008319A"/>
    <w:rsid w:val="00085877"/>
    <w:rsid w:val="00087E83"/>
    <w:rsid w:val="00093D96"/>
    <w:rsid w:val="000A11D2"/>
    <w:rsid w:val="000A270E"/>
    <w:rsid w:val="000A3310"/>
    <w:rsid w:val="000B248C"/>
    <w:rsid w:val="000B253A"/>
    <w:rsid w:val="000B5C1A"/>
    <w:rsid w:val="000B6D36"/>
    <w:rsid w:val="000B77BB"/>
    <w:rsid w:val="000C017C"/>
    <w:rsid w:val="000C65E1"/>
    <w:rsid w:val="000C760D"/>
    <w:rsid w:val="000C7992"/>
    <w:rsid w:val="000D1585"/>
    <w:rsid w:val="000D1EB8"/>
    <w:rsid w:val="000D6CB2"/>
    <w:rsid w:val="000D6D23"/>
    <w:rsid w:val="000D7B8B"/>
    <w:rsid w:val="000E3808"/>
    <w:rsid w:val="000E7324"/>
    <w:rsid w:val="000E74AD"/>
    <w:rsid w:val="000E7972"/>
    <w:rsid w:val="000F1B9A"/>
    <w:rsid w:val="000F242C"/>
    <w:rsid w:val="000F29AA"/>
    <w:rsid w:val="000F2DC8"/>
    <w:rsid w:val="000F336A"/>
    <w:rsid w:val="000F4CCD"/>
    <w:rsid w:val="000F772F"/>
    <w:rsid w:val="00100613"/>
    <w:rsid w:val="0010099B"/>
    <w:rsid w:val="00101AD1"/>
    <w:rsid w:val="00101B7F"/>
    <w:rsid w:val="00103AF8"/>
    <w:rsid w:val="00103CBE"/>
    <w:rsid w:val="00103E0B"/>
    <w:rsid w:val="001045D6"/>
    <w:rsid w:val="001046C3"/>
    <w:rsid w:val="00107EBD"/>
    <w:rsid w:val="00114DDD"/>
    <w:rsid w:val="001201F2"/>
    <w:rsid w:val="001222B5"/>
    <w:rsid w:val="00125076"/>
    <w:rsid w:val="00126816"/>
    <w:rsid w:val="00130C49"/>
    <w:rsid w:val="001368F0"/>
    <w:rsid w:val="001369F1"/>
    <w:rsid w:val="00141094"/>
    <w:rsid w:val="00142E64"/>
    <w:rsid w:val="00142F49"/>
    <w:rsid w:val="001439BD"/>
    <w:rsid w:val="00146098"/>
    <w:rsid w:val="00147732"/>
    <w:rsid w:val="00150ABA"/>
    <w:rsid w:val="00151324"/>
    <w:rsid w:val="001534C6"/>
    <w:rsid w:val="00155825"/>
    <w:rsid w:val="00157139"/>
    <w:rsid w:val="001616B0"/>
    <w:rsid w:val="00161DC0"/>
    <w:rsid w:val="00162B45"/>
    <w:rsid w:val="00166A89"/>
    <w:rsid w:val="00167589"/>
    <w:rsid w:val="001717C2"/>
    <w:rsid w:val="00173AAA"/>
    <w:rsid w:val="00181CE7"/>
    <w:rsid w:val="00187CCA"/>
    <w:rsid w:val="00190702"/>
    <w:rsid w:val="00191A96"/>
    <w:rsid w:val="00194C40"/>
    <w:rsid w:val="001A0312"/>
    <w:rsid w:val="001A37AB"/>
    <w:rsid w:val="001B0EDF"/>
    <w:rsid w:val="001B150F"/>
    <w:rsid w:val="001B2241"/>
    <w:rsid w:val="001B49E2"/>
    <w:rsid w:val="001B4D85"/>
    <w:rsid w:val="001B7138"/>
    <w:rsid w:val="001B7881"/>
    <w:rsid w:val="001B7DC1"/>
    <w:rsid w:val="001C091A"/>
    <w:rsid w:val="001C1F99"/>
    <w:rsid w:val="001C277F"/>
    <w:rsid w:val="001C4114"/>
    <w:rsid w:val="001C55C9"/>
    <w:rsid w:val="001C7032"/>
    <w:rsid w:val="001D1DFC"/>
    <w:rsid w:val="001D4145"/>
    <w:rsid w:val="001D4BC3"/>
    <w:rsid w:val="001D775C"/>
    <w:rsid w:val="001E0147"/>
    <w:rsid w:val="001E4504"/>
    <w:rsid w:val="001E468D"/>
    <w:rsid w:val="001F3AF5"/>
    <w:rsid w:val="001F65D0"/>
    <w:rsid w:val="002002AA"/>
    <w:rsid w:val="002005DF"/>
    <w:rsid w:val="002030BD"/>
    <w:rsid w:val="00203E55"/>
    <w:rsid w:val="00206E78"/>
    <w:rsid w:val="002104D3"/>
    <w:rsid w:val="0021091D"/>
    <w:rsid w:val="00210CB1"/>
    <w:rsid w:val="00212615"/>
    <w:rsid w:val="00214111"/>
    <w:rsid w:val="002143B1"/>
    <w:rsid w:val="002145DE"/>
    <w:rsid w:val="00215D86"/>
    <w:rsid w:val="00217BBB"/>
    <w:rsid w:val="00217EE1"/>
    <w:rsid w:val="00221F72"/>
    <w:rsid w:val="00222F44"/>
    <w:rsid w:val="00225A0A"/>
    <w:rsid w:val="00230897"/>
    <w:rsid w:val="0023125E"/>
    <w:rsid w:val="00233797"/>
    <w:rsid w:val="002346B6"/>
    <w:rsid w:val="002360AE"/>
    <w:rsid w:val="00237639"/>
    <w:rsid w:val="00243CAF"/>
    <w:rsid w:val="002457CC"/>
    <w:rsid w:val="00246692"/>
    <w:rsid w:val="00246F06"/>
    <w:rsid w:val="0024799A"/>
    <w:rsid w:val="0025062F"/>
    <w:rsid w:val="002539A4"/>
    <w:rsid w:val="00253E01"/>
    <w:rsid w:val="0025484F"/>
    <w:rsid w:val="002610D0"/>
    <w:rsid w:val="00261B66"/>
    <w:rsid w:val="00262585"/>
    <w:rsid w:val="002655AF"/>
    <w:rsid w:val="00265D14"/>
    <w:rsid w:val="00266BDD"/>
    <w:rsid w:val="00270A5A"/>
    <w:rsid w:val="00271A2F"/>
    <w:rsid w:val="00274BC0"/>
    <w:rsid w:val="00276377"/>
    <w:rsid w:val="00282246"/>
    <w:rsid w:val="0028501F"/>
    <w:rsid w:val="002852E6"/>
    <w:rsid w:val="0028597E"/>
    <w:rsid w:val="002926AB"/>
    <w:rsid w:val="002934EB"/>
    <w:rsid w:val="002938D1"/>
    <w:rsid w:val="0029465F"/>
    <w:rsid w:val="002959AA"/>
    <w:rsid w:val="002A1041"/>
    <w:rsid w:val="002A1EEE"/>
    <w:rsid w:val="002A2063"/>
    <w:rsid w:val="002A2B15"/>
    <w:rsid w:val="002A4A0E"/>
    <w:rsid w:val="002A6B97"/>
    <w:rsid w:val="002A711C"/>
    <w:rsid w:val="002B0DA2"/>
    <w:rsid w:val="002B0EE0"/>
    <w:rsid w:val="002B5100"/>
    <w:rsid w:val="002B6CDF"/>
    <w:rsid w:val="002B7586"/>
    <w:rsid w:val="002C4A1E"/>
    <w:rsid w:val="002C4B58"/>
    <w:rsid w:val="002C4E72"/>
    <w:rsid w:val="002C5107"/>
    <w:rsid w:val="002C535B"/>
    <w:rsid w:val="002D0AC6"/>
    <w:rsid w:val="002D371D"/>
    <w:rsid w:val="002D49B5"/>
    <w:rsid w:val="002D4FC2"/>
    <w:rsid w:val="002D5CC2"/>
    <w:rsid w:val="002D743B"/>
    <w:rsid w:val="002E0801"/>
    <w:rsid w:val="002F01DE"/>
    <w:rsid w:val="002F05F9"/>
    <w:rsid w:val="002F1BAD"/>
    <w:rsid w:val="002F260A"/>
    <w:rsid w:val="002F673F"/>
    <w:rsid w:val="002F6947"/>
    <w:rsid w:val="002F7635"/>
    <w:rsid w:val="002F7E87"/>
    <w:rsid w:val="00301DEA"/>
    <w:rsid w:val="00310294"/>
    <w:rsid w:val="00310A66"/>
    <w:rsid w:val="0031100D"/>
    <w:rsid w:val="003161A7"/>
    <w:rsid w:val="00320CD3"/>
    <w:rsid w:val="003228B2"/>
    <w:rsid w:val="00322AF7"/>
    <w:rsid w:val="00326619"/>
    <w:rsid w:val="00327379"/>
    <w:rsid w:val="0033093F"/>
    <w:rsid w:val="00331A0F"/>
    <w:rsid w:val="00332984"/>
    <w:rsid w:val="003342B0"/>
    <w:rsid w:val="00336204"/>
    <w:rsid w:val="00341516"/>
    <w:rsid w:val="00344A9C"/>
    <w:rsid w:val="00345D70"/>
    <w:rsid w:val="00347432"/>
    <w:rsid w:val="00353785"/>
    <w:rsid w:val="00353A4E"/>
    <w:rsid w:val="00353C3A"/>
    <w:rsid w:val="0035496E"/>
    <w:rsid w:val="00354EFF"/>
    <w:rsid w:val="003561F9"/>
    <w:rsid w:val="00361BAA"/>
    <w:rsid w:val="003662CC"/>
    <w:rsid w:val="00371939"/>
    <w:rsid w:val="00372697"/>
    <w:rsid w:val="00373B67"/>
    <w:rsid w:val="00377DF2"/>
    <w:rsid w:val="003806DF"/>
    <w:rsid w:val="00380DD5"/>
    <w:rsid w:val="00385ED9"/>
    <w:rsid w:val="003879CB"/>
    <w:rsid w:val="00394438"/>
    <w:rsid w:val="003951E3"/>
    <w:rsid w:val="003952F4"/>
    <w:rsid w:val="00395429"/>
    <w:rsid w:val="00396A19"/>
    <w:rsid w:val="00397652"/>
    <w:rsid w:val="003A2333"/>
    <w:rsid w:val="003A2635"/>
    <w:rsid w:val="003A36F3"/>
    <w:rsid w:val="003A5635"/>
    <w:rsid w:val="003A74F6"/>
    <w:rsid w:val="003B1137"/>
    <w:rsid w:val="003B16E6"/>
    <w:rsid w:val="003B1995"/>
    <w:rsid w:val="003B7283"/>
    <w:rsid w:val="003C1DDD"/>
    <w:rsid w:val="003C42EA"/>
    <w:rsid w:val="003C630F"/>
    <w:rsid w:val="003C6A5E"/>
    <w:rsid w:val="003C6B37"/>
    <w:rsid w:val="003C6C96"/>
    <w:rsid w:val="003D11B6"/>
    <w:rsid w:val="003D1714"/>
    <w:rsid w:val="003D2C42"/>
    <w:rsid w:val="003D4BE7"/>
    <w:rsid w:val="003E20A8"/>
    <w:rsid w:val="003E2608"/>
    <w:rsid w:val="003E3D40"/>
    <w:rsid w:val="003E49BF"/>
    <w:rsid w:val="003E7003"/>
    <w:rsid w:val="003F56CE"/>
    <w:rsid w:val="00403213"/>
    <w:rsid w:val="00403780"/>
    <w:rsid w:val="004047D2"/>
    <w:rsid w:val="00404FBE"/>
    <w:rsid w:val="00410050"/>
    <w:rsid w:val="00413EA1"/>
    <w:rsid w:val="0041527A"/>
    <w:rsid w:val="00416414"/>
    <w:rsid w:val="00416AD5"/>
    <w:rsid w:val="0041754C"/>
    <w:rsid w:val="004232D6"/>
    <w:rsid w:val="004244D6"/>
    <w:rsid w:val="00425539"/>
    <w:rsid w:val="00427AE2"/>
    <w:rsid w:val="00427DAC"/>
    <w:rsid w:val="0043376B"/>
    <w:rsid w:val="00434A34"/>
    <w:rsid w:val="00436260"/>
    <w:rsid w:val="004363F6"/>
    <w:rsid w:val="004421FA"/>
    <w:rsid w:val="00442446"/>
    <w:rsid w:val="0044249B"/>
    <w:rsid w:val="00442864"/>
    <w:rsid w:val="0044463F"/>
    <w:rsid w:val="004448D5"/>
    <w:rsid w:val="0045210F"/>
    <w:rsid w:val="00455BCC"/>
    <w:rsid w:val="00456D51"/>
    <w:rsid w:val="004572F1"/>
    <w:rsid w:val="00457BF4"/>
    <w:rsid w:val="004620C6"/>
    <w:rsid w:val="004630E4"/>
    <w:rsid w:val="0046555E"/>
    <w:rsid w:val="0046788B"/>
    <w:rsid w:val="004701D8"/>
    <w:rsid w:val="004716BE"/>
    <w:rsid w:val="0047779D"/>
    <w:rsid w:val="00481047"/>
    <w:rsid w:val="004873BE"/>
    <w:rsid w:val="004876C0"/>
    <w:rsid w:val="0049267E"/>
    <w:rsid w:val="00494933"/>
    <w:rsid w:val="00497342"/>
    <w:rsid w:val="00497F4D"/>
    <w:rsid w:val="004A1232"/>
    <w:rsid w:val="004A44A1"/>
    <w:rsid w:val="004A4BAA"/>
    <w:rsid w:val="004A7AA9"/>
    <w:rsid w:val="004B0CC6"/>
    <w:rsid w:val="004B1048"/>
    <w:rsid w:val="004B2B11"/>
    <w:rsid w:val="004B4908"/>
    <w:rsid w:val="004B6FEF"/>
    <w:rsid w:val="004B72D6"/>
    <w:rsid w:val="004B7694"/>
    <w:rsid w:val="004C0E85"/>
    <w:rsid w:val="004C1AE0"/>
    <w:rsid w:val="004C3695"/>
    <w:rsid w:val="004C3E74"/>
    <w:rsid w:val="004C499E"/>
    <w:rsid w:val="004C5CF7"/>
    <w:rsid w:val="004C61C6"/>
    <w:rsid w:val="004C6554"/>
    <w:rsid w:val="004D18DF"/>
    <w:rsid w:val="004D28D3"/>
    <w:rsid w:val="004D40F2"/>
    <w:rsid w:val="004D48D5"/>
    <w:rsid w:val="004D506D"/>
    <w:rsid w:val="004D61C0"/>
    <w:rsid w:val="004D6D99"/>
    <w:rsid w:val="004E2276"/>
    <w:rsid w:val="004E51C1"/>
    <w:rsid w:val="004E6EFD"/>
    <w:rsid w:val="004F1315"/>
    <w:rsid w:val="004F25CE"/>
    <w:rsid w:val="004F39CC"/>
    <w:rsid w:val="004F6157"/>
    <w:rsid w:val="004F7B99"/>
    <w:rsid w:val="00500408"/>
    <w:rsid w:val="00501751"/>
    <w:rsid w:val="00503451"/>
    <w:rsid w:val="00503C15"/>
    <w:rsid w:val="005043AA"/>
    <w:rsid w:val="00504A34"/>
    <w:rsid w:val="0050561D"/>
    <w:rsid w:val="005060B0"/>
    <w:rsid w:val="005078D7"/>
    <w:rsid w:val="00512190"/>
    <w:rsid w:val="005133E2"/>
    <w:rsid w:val="0051423A"/>
    <w:rsid w:val="005146C5"/>
    <w:rsid w:val="005147EE"/>
    <w:rsid w:val="00514BB4"/>
    <w:rsid w:val="00523194"/>
    <w:rsid w:val="005234D1"/>
    <w:rsid w:val="0052554F"/>
    <w:rsid w:val="00526E7A"/>
    <w:rsid w:val="005277BA"/>
    <w:rsid w:val="00527E1E"/>
    <w:rsid w:val="00530E7C"/>
    <w:rsid w:val="00531967"/>
    <w:rsid w:val="00531E60"/>
    <w:rsid w:val="00534E07"/>
    <w:rsid w:val="005354CC"/>
    <w:rsid w:val="005360DF"/>
    <w:rsid w:val="00537DA5"/>
    <w:rsid w:val="005402A8"/>
    <w:rsid w:val="0054285B"/>
    <w:rsid w:val="00542900"/>
    <w:rsid w:val="00542B80"/>
    <w:rsid w:val="00546367"/>
    <w:rsid w:val="00550643"/>
    <w:rsid w:val="0055307A"/>
    <w:rsid w:val="00560531"/>
    <w:rsid w:val="00562A6D"/>
    <w:rsid w:val="00563801"/>
    <w:rsid w:val="00565E11"/>
    <w:rsid w:val="00565F11"/>
    <w:rsid w:val="0057184B"/>
    <w:rsid w:val="00573152"/>
    <w:rsid w:val="00576232"/>
    <w:rsid w:val="0057665A"/>
    <w:rsid w:val="00581E69"/>
    <w:rsid w:val="00585877"/>
    <w:rsid w:val="00586DF8"/>
    <w:rsid w:val="00591197"/>
    <w:rsid w:val="005921F0"/>
    <w:rsid w:val="00594752"/>
    <w:rsid w:val="005952C6"/>
    <w:rsid w:val="00595F20"/>
    <w:rsid w:val="005A2206"/>
    <w:rsid w:val="005A4BFD"/>
    <w:rsid w:val="005A54E3"/>
    <w:rsid w:val="005B3183"/>
    <w:rsid w:val="005B34EF"/>
    <w:rsid w:val="005B37AD"/>
    <w:rsid w:val="005B475D"/>
    <w:rsid w:val="005B64AA"/>
    <w:rsid w:val="005B78C7"/>
    <w:rsid w:val="005B7CCB"/>
    <w:rsid w:val="005C3751"/>
    <w:rsid w:val="005C3928"/>
    <w:rsid w:val="005C3CE8"/>
    <w:rsid w:val="005C3E56"/>
    <w:rsid w:val="005C51EF"/>
    <w:rsid w:val="005D14D8"/>
    <w:rsid w:val="005D18E5"/>
    <w:rsid w:val="005D1E11"/>
    <w:rsid w:val="005D2C6C"/>
    <w:rsid w:val="005D361E"/>
    <w:rsid w:val="005D44BD"/>
    <w:rsid w:val="005D55D1"/>
    <w:rsid w:val="005D6D84"/>
    <w:rsid w:val="005D6FEE"/>
    <w:rsid w:val="005F0B96"/>
    <w:rsid w:val="005F3F58"/>
    <w:rsid w:val="00602C5E"/>
    <w:rsid w:val="00603695"/>
    <w:rsid w:val="00603984"/>
    <w:rsid w:val="00606BAB"/>
    <w:rsid w:val="00607206"/>
    <w:rsid w:val="0061170E"/>
    <w:rsid w:val="006132F1"/>
    <w:rsid w:val="00613EF2"/>
    <w:rsid w:val="00614077"/>
    <w:rsid w:val="00620068"/>
    <w:rsid w:val="0062026C"/>
    <w:rsid w:val="00620B72"/>
    <w:rsid w:val="00620F95"/>
    <w:rsid w:val="00622E96"/>
    <w:rsid w:val="006234C8"/>
    <w:rsid w:val="00625BF1"/>
    <w:rsid w:val="006276FD"/>
    <w:rsid w:val="0063170E"/>
    <w:rsid w:val="00632FCC"/>
    <w:rsid w:val="006349B4"/>
    <w:rsid w:val="006350E2"/>
    <w:rsid w:val="006363C5"/>
    <w:rsid w:val="00641972"/>
    <w:rsid w:val="00643BBA"/>
    <w:rsid w:val="0064400C"/>
    <w:rsid w:val="00646000"/>
    <w:rsid w:val="0065119A"/>
    <w:rsid w:val="00651AD8"/>
    <w:rsid w:val="0065368B"/>
    <w:rsid w:val="0065395F"/>
    <w:rsid w:val="006550E1"/>
    <w:rsid w:val="00662196"/>
    <w:rsid w:val="00670049"/>
    <w:rsid w:val="00671940"/>
    <w:rsid w:val="006727FB"/>
    <w:rsid w:val="00673A6B"/>
    <w:rsid w:val="00673EED"/>
    <w:rsid w:val="00676370"/>
    <w:rsid w:val="00676CBE"/>
    <w:rsid w:val="00683790"/>
    <w:rsid w:val="00683CF1"/>
    <w:rsid w:val="00685550"/>
    <w:rsid w:val="006870CE"/>
    <w:rsid w:val="00691D27"/>
    <w:rsid w:val="00692515"/>
    <w:rsid w:val="00693076"/>
    <w:rsid w:val="006935DF"/>
    <w:rsid w:val="00694B15"/>
    <w:rsid w:val="00695A20"/>
    <w:rsid w:val="006970B0"/>
    <w:rsid w:val="006970BA"/>
    <w:rsid w:val="006A1C53"/>
    <w:rsid w:val="006A3998"/>
    <w:rsid w:val="006A7183"/>
    <w:rsid w:val="006B0395"/>
    <w:rsid w:val="006B5F5E"/>
    <w:rsid w:val="006C0198"/>
    <w:rsid w:val="006C2064"/>
    <w:rsid w:val="006C47F1"/>
    <w:rsid w:val="006C4D28"/>
    <w:rsid w:val="006C4E13"/>
    <w:rsid w:val="006D1F01"/>
    <w:rsid w:val="006D544B"/>
    <w:rsid w:val="006E0E14"/>
    <w:rsid w:val="006E3350"/>
    <w:rsid w:val="006E629D"/>
    <w:rsid w:val="006E6576"/>
    <w:rsid w:val="006E7425"/>
    <w:rsid w:val="006F2292"/>
    <w:rsid w:val="006F285E"/>
    <w:rsid w:val="006F4E15"/>
    <w:rsid w:val="006F598F"/>
    <w:rsid w:val="006F67CC"/>
    <w:rsid w:val="00703233"/>
    <w:rsid w:val="00706B4A"/>
    <w:rsid w:val="00706E54"/>
    <w:rsid w:val="00710430"/>
    <w:rsid w:val="007122F2"/>
    <w:rsid w:val="00712649"/>
    <w:rsid w:val="007133F0"/>
    <w:rsid w:val="00715A13"/>
    <w:rsid w:val="00715EC6"/>
    <w:rsid w:val="00715F11"/>
    <w:rsid w:val="00716BA5"/>
    <w:rsid w:val="00720962"/>
    <w:rsid w:val="0072119F"/>
    <w:rsid w:val="00723032"/>
    <w:rsid w:val="00723A27"/>
    <w:rsid w:val="007259B9"/>
    <w:rsid w:val="00725C8D"/>
    <w:rsid w:val="00727AE8"/>
    <w:rsid w:val="00731009"/>
    <w:rsid w:val="00731808"/>
    <w:rsid w:val="00733A51"/>
    <w:rsid w:val="0074251E"/>
    <w:rsid w:val="007427F0"/>
    <w:rsid w:val="007453FF"/>
    <w:rsid w:val="00745A44"/>
    <w:rsid w:val="00745AFE"/>
    <w:rsid w:val="0074644E"/>
    <w:rsid w:val="007478F5"/>
    <w:rsid w:val="0075171D"/>
    <w:rsid w:val="00760F12"/>
    <w:rsid w:val="007658C4"/>
    <w:rsid w:val="00767B04"/>
    <w:rsid w:val="007743B3"/>
    <w:rsid w:val="00774B0C"/>
    <w:rsid w:val="007757C0"/>
    <w:rsid w:val="00780034"/>
    <w:rsid w:val="00781221"/>
    <w:rsid w:val="0078369C"/>
    <w:rsid w:val="007858F6"/>
    <w:rsid w:val="00787548"/>
    <w:rsid w:val="007879B0"/>
    <w:rsid w:val="0079066D"/>
    <w:rsid w:val="00790BB5"/>
    <w:rsid w:val="007A0E28"/>
    <w:rsid w:val="007A1890"/>
    <w:rsid w:val="007A1F17"/>
    <w:rsid w:val="007B175B"/>
    <w:rsid w:val="007B25C7"/>
    <w:rsid w:val="007C10C4"/>
    <w:rsid w:val="007C3122"/>
    <w:rsid w:val="007C5C15"/>
    <w:rsid w:val="007C605B"/>
    <w:rsid w:val="007C6AB1"/>
    <w:rsid w:val="007C7A36"/>
    <w:rsid w:val="007D0283"/>
    <w:rsid w:val="007D4824"/>
    <w:rsid w:val="007D569A"/>
    <w:rsid w:val="007D68F9"/>
    <w:rsid w:val="007E344A"/>
    <w:rsid w:val="007F0329"/>
    <w:rsid w:val="007F2EEF"/>
    <w:rsid w:val="007F4F78"/>
    <w:rsid w:val="007F7D6A"/>
    <w:rsid w:val="0080089D"/>
    <w:rsid w:val="00807154"/>
    <w:rsid w:val="00810AB2"/>
    <w:rsid w:val="00812C61"/>
    <w:rsid w:val="00813C92"/>
    <w:rsid w:val="00815177"/>
    <w:rsid w:val="00816BA3"/>
    <w:rsid w:val="00820BF6"/>
    <w:rsid w:val="00825A31"/>
    <w:rsid w:val="00830EEC"/>
    <w:rsid w:val="00830EF6"/>
    <w:rsid w:val="00833A56"/>
    <w:rsid w:val="0083469F"/>
    <w:rsid w:val="00834D70"/>
    <w:rsid w:val="00835B56"/>
    <w:rsid w:val="0083780C"/>
    <w:rsid w:val="00840CA0"/>
    <w:rsid w:val="0084309F"/>
    <w:rsid w:val="00845D3E"/>
    <w:rsid w:val="00854066"/>
    <w:rsid w:val="008565C2"/>
    <w:rsid w:val="00856DCA"/>
    <w:rsid w:val="00861659"/>
    <w:rsid w:val="0086249D"/>
    <w:rsid w:val="00864637"/>
    <w:rsid w:val="00870499"/>
    <w:rsid w:val="00874635"/>
    <w:rsid w:val="0087720D"/>
    <w:rsid w:val="0088794B"/>
    <w:rsid w:val="0089252B"/>
    <w:rsid w:val="00892E6A"/>
    <w:rsid w:val="00895D94"/>
    <w:rsid w:val="0089689F"/>
    <w:rsid w:val="00896AC8"/>
    <w:rsid w:val="008A58EF"/>
    <w:rsid w:val="008A7755"/>
    <w:rsid w:val="008B11D6"/>
    <w:rsid w:val="008B7FC3"/>
    <w:rsid w:val="008C0937"/>
    <w:rsid w:val="008C28A4"/>
    <w:rsid w:val="008C43F7"/>
    <w:rsid w:val="008D1E4E"/>
    <w:rsid w:val="008D301D"/>
    <w:rsid w:val="008D332B"/>
    <w:rsid w:val="008D4866"/>
    <w:rsid w:val="008D6E1C"/>
    <w:rsid w:val="008D7181"/>
    <w:rsid w:val="008D76D7"/>
    <w:rsid w:val="008E094C"/>
    <w:rsid w:val="008E1FF9"/>
    <w:rsid w:val="008E4AAF"/>
    <w:rsid w:val="008E5AAE"/>
    <w:rsid w:val="008F5F1D"/>
    <w:rsid w:val="008F7769"/>
    <w:rsid w:val="008F7B2A"/>
    <w:rsid w:val="00900F78"/>
    <w:rsid w:val="009017BC"/>
    <w:rsid w:val="00902997"/>
    <w:rsid w:val="00903A3C"/>
    <w:rsid w:val="00906848"/>
    <w:rsid w:val="009070F2"/>
    <w:rsid w:val="009137E6"/>
    <w:rsid w:val="0091573B"/>
    <w:rsid w:val="00915E62"/>
    <w:rsid w:val="00922E16"/>
    <w:rsid w:val="00925E79"/>
    <w:rsid w:val="00927960"/>
    <w:rsid w:val="00936F62"/>
    <w:rsid w:val="0094012C"/>
    <w:rsid w:val="009425BD"/>
    <w:rsid w:val="009558D8"/>
    <w:rsid w:val="009575E9"/>
    <w:rsid w:val="00957ADD"/>
    <w:rsid w:val="00957B1F"/>
    <w:rsid w:val="00960828"/>
    <w:rsid w:val="00962CB0"/>
    <w:rsid w:val="00964016"/>
    <w:rsid w:val="009644C4"/>
    <w:rsid w:val="00964734"/>
    <w:rsid w:val="00967D49"/>
    <w:rsid w:val="009701D2"/>
    <w:rsid w:val="00970657"/>
    <w:rsid w:val="00972826"/>
    <w:rsid w:val="00987141"/>
    <w:rsid w:val="00990344"/>
    <w:rsid w:val="009909F9"/>
    <w:rsid w:val="00990C7D"/>
    <w:rsid w:val="009911CA"/>
    <w:rsid w:val="00993EE6"/>
    <w:rsid w:val="00994284"/>
    <w:rsid w:val="00996100"/>
    <w:rsid w:val="00997EA2"/>
    <w:rsid w:val="009A14E5"/>
    <w:rsid w:val="009A1A57"/>
    <w:rsid w:val="009A2C96"/>
    <w:rsid w:val="009A3AC5"/>
    <w:rsid w:val="009A3C25"/>
    <w:rsid w:val="009A5100"/>
    <w:rsid w:val="009A62AC"/>
    <w:rsid w:val="009A6DCC"/>
    <w:rsid w:val="009B0178"/>
    <w:rsid w:val="009B1202"/>
    <w:rsid w:val="009B127A"/>
    <w:rsid w:val="009B1859"/>
    <w:rsid w:val="009B1F63"/>
    <w:rsid w:val="009C0174"/>
    <w:rsid w:val="009C1DD8"/>
    <w:rsid w:val="009C2799"/>
    <w:rsid w:val="009C2829"/>
    <w:rsid w:val="009C2E56"/>
    <w:rsid w:val="009C4B2B"/>
    <w:rsid w:val="009C526C"/>
    <w:rsid w:val="009D305D"/>
    <w:rsid w:val="009D3C64"/>
    <w:rsid w:val="009D4139"/>
    <w:rsid w:val="009D4324"/>
    <w:rsid w:val="009D7295"/>
    <w:rsid w:val="009E205E"/>
    <w:rsid w:val="009E2733"/>
    <w:rsid w:val="009E3D7A"/>
    <w:rsid w:val="009E4B83"/>
    <w:rsid w:val="009E76EC"/>
    <w:rsid w:val="009F0A57"/>
    <w:rsid w:val="009F2496"/>
    <w:rsid w:val="009F31B1"/>
    <w:rsid w:val="009F5112"/>
    <w:rsid w:val="009F6B35"/>
    <w:rsid w:val="00A0060B"/>
    <w:rsid w:val="00A0155E"/>
    <w:rsid w:val="00A02733"/>
    <w:rsid w:val="00A03369"/>
    <w:rsid w:val="00A03CD8"/>
    <w:rsid w:val="00A057EB"/>
    <w:rsid w:val="00A07EB2"/>
    <w:rsid w:val="00A11362"/>
    <w:rsid w:val="00A13DDC"/>
    <w:rsid w:val="00A1403F"/>
    <w:rsid w:val="00A210D1"/>
    <w:rsid w:val="00A21C79"/>
    <w:rsid w:val="00A31B06"/>
    <w:rsid w:val="00A349AF"/>
    <w:rsid w:val="00A40CEC"/>
    <w:rsid w:val="00A41D50"/>
    <w:rsid w:val="00A45313"/>
    <w:rsid w:val="00A4586D"/>
    <w:rsid w:val="00A4702E"/>
    <w:rsid w:val="00A4712C"/>
    <w:rsid w:val="00A50FDE"/>
    <w:rsid w:val="00A51573"/>
    <w:rsid w:val="00A5551A"/>
    <w:rsid w:val="00A56DD7"/>
    <w:rsid w:val="00A60BAD"/>
    <w:rsid w:val="00A61CFA"/>
    <w:rsid w:val="00A645C0"/>
    <w:rsid w:val="00A64F1A"/>
    <w:rsid w:val="00A662FD"/>
    <w:rsid w:val="00A67C4E"/>
    <w:rsid w:val="00A7069C"/>
    <w:rsid w:val="00A71F22"/>
    <w:rsid w:val="00A72A08"/>
    <w:rsid w:val="00A77859"/>
    <w:rsid w:val="00A813F5"/>
    <w:rsid w:val="00A847A7"/>
    <w:rsid w:val="00A85D6A"/>
    <w:rsid w:val="00A87122"/>
    <w:rsid w:val="00A87BCD"/>
    <w:rsid w:val="00A90037"/>
    <w:rsid w:val="00A90444"/>
    <w:rsid w:val="00A90899"/>
    <w:rsid w:val="00A90F66"/>
    <w:rsid w:val="00A950EA"/>
    <w:rsid w:val="00AA41DB"/>
    <w:rsid w:val="00AA4338"/>
    <w:rsid w:val="00AA5ACC"/>
    <w:rsid w:val="00AA626F"/>
    <w:rsid w:val="00AA6EB6"/>
    <w:rsid w:val="00AB03E8"/>
    <w:rsid w:val="00AB0593"/>
    <w:rsid w:val="00AB2B13"/>
    <w:rsid w:val="00AB60B1"/>
    <w:rsid w:val="00AC147B"/>
    <w:rsid w:val="00AC2D16"/>
    <w:rsid w:val="00AC3F7A"/>
    <w:rsid w:val="00AC4E49"/>
    <w:rsid w:val="00AC6DFD"/>
    <w:rsid w:val="00AC799F"/>
    <w:rsid w:val="00AD0195"/>
    <w:rsid w:val="00AD0376"/>
    <w:rsid w:val="00AD3B65"/>
    <w:rsid w:val="00AD5766"/>
    <w:rsid w:val="00AD5AD2"/>
    <w:rsid w:val="00AD7CAA"/>
    <w:rsid w:val="00AE43BF"/>
    <w:rsid w:val="00AF0126"/>
    <w:rsid w:val="00AF0AE0"/>
    <w:rsid w:val="00AF4406"/>
    <w:rsid w:val="00AF7B22"/>
    <w:rsid w:val="00B02609"/>
    <w:rsid w:val="00B03103"/>
    <w:rsid w:val="00B0775B"/>
    <w:rsid w:val="00B102BE"/>
    <w:rsid w:val="00B113D9"/>
    <w:rsid w:val="00B11DCF"/>
    <w:rsid w:val="00B122FB"/>
    <w:rsid w:val="00B12EA2"/>
    <w:rsid w:val="00B139CD"/>
    <w:rsid w:val="00B142CE"/>
    <w:rsid w:val="00B14333"/>
    <w:rsid w:val="00B14513"/>
    <w:rsid w:val="00B146D1"/>
    <w:rsid w:val="00B14D16"/>
    <w:rsid w:val="00B1530C"/>
    <w:rsid w:val="00B21E66"/>
    <w:rsid w:val="00B2430A"/>
    <w:rsid w:val="00B3341E"/>
    <w:rsid w:val="00B33F51"/>
    <w:rsid w:val="00B41C5C"/>
    <w:rsid w:val="00B44627"/>
    <w:rsid w:val="00B44710"/>
    <w:rsid w:val="00B469D4"/>
    <w:rsid w:val="00B500C5"/>
    <w:rsid w:val="00B51486"/>
    <w:rsid w:val="00B5673E"/>
    <w:rsid w:val="00B57D87"/>
    <w:rsid w:val="00B622F2"/>
    <w:rsid w:val="00B6397B"/>
    <w:rsid w:val="00B63B57"/>
    <w:rsid w:val="00B6627E"/>
    <w:rsid w:val="00B66D45"/>
    <w:rsid w:val="00B740FD"/>
    <w:rsid w:val="00B7504E"/>
    <w:rsid w:val="00B7614B"/>
    <w:rsid w:val="00B767B3"/>
    <w:rsid w:val="00B76958"/>
    <w:rsid w:val="00B8264C"/>
    <w:rsid w:val="00B83023"/>
    <w:rsid w:val="00B8624D"/>
    <w:rsid w:val="00B941B0"/>
    <w:rsid w:val="00B94D71"/>
    <w:rsid w:val="00B9672C"/>
    <w:rsid w:val="00B96FFB"/>
    <w:rsid w:val="00BA0DAA"/>
    <w:rsid w:val="00BA1908"/>
    <w:rsid w:val="00BA2769"/>
    <w:rsid w:val="00BA3B63"/>
    <w:rsid w:val="00BA3D13"/>
    <w:rsid w:val="00BA6834"/>
    <w:rsid w:val="00BA78AC"/>
    <w:rsid w:val="00BA7CE8"/>
    <w:rsid w:val="00BB07DA"/>
    <w:rsid w:val="00BB11E3"/>
    <w:rsid w:val="00BB1935"/>
    <w:rsid w:val="00BB3569"/>
    <w:rsid w:val="00BB4EC6"/>
    <w:rsid w:val="00BB7892"/>
    <w:rsid w:val="00BC42C1"/>
    <w:rsid w:val="00BC4573"/>
    <w:rsid w:val="00BC46DD"/>
    <w:rsid w:val="00BC489B"/>
    <w:rsid w:val="00BC7AE4"/>
    <w:rsid w:val="00BD33C5"/>
    <w:rsid w:val="00BD556A"/>
    <w:rsid w:val="00BD77E1"/>
    <w:rsid w:val="00BD7E83"/>
    <w:rsid w:val="00BE0A27"/>
    <w:rsid w:val="00BE121F"/>
    <w:rsid w:val="00BE2254"/>
    <w:rsid w:val="00BE2629"/>
    <w:rsid w:val="00BE5CBB"/>
    <w:rsid w:val="00BF1111"/>
    <w:rsid w:val="00BF1A2B"/>
    <w:rsid w:val="00BF2530"/>
    <w:rsid w:val="00BF4B11"/>
    <w:rsid w:val="00BF5565"/>
    <w:rsid w:val="00BF7C83"/>
    <w:rsid w:val="00BF7EB6"/>
    <w:rsid w:val="00C0268B"/>
    <w:rsid w:val="00C03C15"/>
    <w:rsid w:val="00C03DC1"/>
    <w:rsid w:val="00C05C6C"/>
    <w:rsid w:val="00C06927"/>
    <w:rsid w:val="00C10B95"/>
    <w:rsid w:val="00C12AE1"/>
    <w:rsid w:val="00C20BB5"/>
    <w:rsid w:val="00C21E1E"/>
    <w:rsid w:val="00C2355C"/>
    <w:rsid w:val="00C250EC"/>
    <w:rsid w:val="00C2640C"/>
    <w:rsid w:val="00C34B74"/>
    <w:rsid w:val="00C3722B"/>
    <w:rsid w:val="00C373E7"/>
    <w:rsid w:val="00C415A3"/>
    <w:rsid w:val="00C46570"/>
    <w:rsid w:val="00C502AD"/>
    <w:rsid w:val="00C50E21"/>
    <w:rsid w:val="00C5133B"/>
    <w:rsid w:val="00C56B00"/>
    <w:rsid w:val="00C630AA"/>
    <w:rsid w:val="00C70829"/>
    <w:rsid w:val="00C71237"/>
    <w:rsid w:val="00C718FE"/>
    <w:rsid w:val="00C7306D"/>
    <w:rsid w:val="00C73588"/>
    <w:rsid w:val="00C777C3"/>
    <w:rsid w:val="00C77C85"/>
    <w:rsid w:val="00C82D91"/>
    <w:rsid w:val="00C8689C"/>
    <w:rsid w:val="00C90360"/>
    <w:rsid w:val="00C931AC"/>
    <w:rsid w:val="00C9360C"/>
    <w:rsid w:val="00C95A5A"/>
    <w:rsid w:val="00C95DE7"/>
    <w:rsid w:val="00CA0D43"/>
    <w:rsid w:val="00CA16AB"/>
    <w:rsid w:val="00CA25F9"/>
    <w:rsid w:val="00CA32AA"/>
    <w:rsid w:val="00CA64DE"/>
    <w:rsid w:val="00CB2DE4"/>
    <w:rsid w:val="00CB337C"/>
    <w:rsid w:val="00CC1036"/>
    <w:rsid w:val="00CC1872"/>
    <w:rsid w:val="00CC394F"/>
    <w:rsid w:val="00CC4565"/>
    <w:rsid w:val="00CC585F"/>
    <w:rsid w:val="00CD0946"/>
    <w:rsid w:val="00CD21F2"/>
    <w:rsid w:val="00CD2AA8"/>
    <w:rsid w:val="00CD6D80"/>
    <w:rsid w:val="00CE1B10"/>
    <w:rsid w:val="00CE421F"/>
    <w:rsid w:val="00CF13DD"/>
    <w:rsid w:val="00CF34E5"/>
    <w:rsid w:val="00CF6141"/>
    <w:rsid w:val="00CF65DF"/>
    <w:rsid w:val="00D05C8A"/>
    <w:rsid w:val="00D06E11"/>
    <w:rsid w:val="00D07DB1"/>
    <w:rsid w:val="00D103A1"/>
    <w:rsid w:val="00D11659"/>
    <w:rsid w:val="00D1482D"/>
    <w:rsid w:val="00D177B7"/>
    <w:rsid w:val="00D25B93"/>
    <w:rsid w:val="00D260B6"/>
    <w:rsid w:val="00D32BAB"/>
    <w:rsid w:val="00D3359D"/>
    <w:rsid w:val="00D3438E"/>
    <w:rsid w:val="00D34F56"/>
    <w:rsid w:val="00D40B20"/>
    <w:rsid w:val="00D412DD"/>
    <w:rsid w:val="00D424CC"/>
    <w:rsid w:val="00D430B0"/>
    <w:rsid w:val="00D45E3D"/>
    <w:rsid w:val="00D478BF"/>
    <w:rsid w:val="00D52BEC"/>
    <w:rsid w:val="00D54160"/>
    <w:rsid w:val="00D55CF3"/>
    <w:rsid w:val="00D64237"/>
    <w:rsid w:val="00D718EA"/>
    <w:rsid w:val="00D7217D"/>
    <w:rsid w:val="00D72EBF"/>
    <w:rsid w:val="00D74108"/>
    <w:rsid w:val="00D74653"/>
    <w:rsid w:val="00D74B74"/>
    <w:rsid w:val="00D80218"/>
    <w:rsid w:val="00D8723C"/>
    <w:rsid w:val="00D9731B"/>
    <w:rsid w:val="00DA7119"/>
    <w:rsid w:val="00DB2BED"/>
    <w:rsid w:val="00DB35A5"/>
    <w:rsid w:val="00DB3C4B"/>
    <w:rsid w:val="00DB5FA0"/>
    <w:rsid w:val="00DB623C"/>
    <w:rsid w:val="00DC18C6"/>
    <w:rsid w:val="00DC1D97"/>
    <w:rsid w:val="00DC4E9E"/>
    <w:rsid w:val="00DC51FB"/>
    <w:rsid w:val="00DC535B"/>
    <w:rsid w:val="00DD1B6A"/>
    <w:rsid w:val="00DD3887"/>
    <w:rsid w:val="00DD4356"/>
    <w:rsid w:val="00DD4626"/>
    <w:rsid w:val="00DD722E"/>
    <w:rsid w:val="00DD72D0"/>
    <w:rsid w:val="00DE164D"/>
    <w:rsid w:val="00DE7379"/>
    <w:rsid w:val="00DE79AC"/>
    <w:rsid w:val="00DF3A82"/>
    <w:rsid w:val="00DF3BE1"/>
    <w:rsid w:val="00DF7360"/>
    <w:rsid w:val="00E002BA"/>
    <w:rsid w:val="00E00FB2"/>
    <w:rsid w:val="00E035AD"/>
    <w:rsid w:val="00E10DE0"/>
    <w:rsid w:val="00E1245B"/>
    <w:rsid w:val="00E12959"/>
    <w:rsid w:val="00E22489"/>
    <w:rsid w:val="00E241FF"/>
    <w:rsid w:val="00E269AD"/>
    <w:rsid w:val="00E3066B"/>
    <w:rsid w:val="00E312D9"/>
    <w:rsid w:val="00E31F9D"/>
    <w:rsid w:val="00E32089"/>
    <w:rsid w:val="00E3348B"/>
    <w:rsid w:val="00E34B55"/>
    <w:rsid w:val="00E352E7"/>
    <w:rsid w:val="00E37158"/>
    <w:rsid w:val="00E4106E"/>
    <w:rsid w:val="00E45BA9"/>
    <w:rsid w:val="00E461E1"/>
    <w:rsid w:val="00E46EDF"/>
    <w:rsid w:val="00E51662"/>
    <w:rsid w:val="00E51679"/>
    <w:rsid w:val="00E53200"/>
    <w:rsid w:val="00E55115"/>
    <w:rsid w:val="00E57A1A"/>
    <w:rsid w:val="00E57D79"/>
    <w:rsid w:val="00E60400"/>
    <w:rsid w:val="00E62C7F"/>
    <w:rsid w:val="00E638A8"/>
    <w:rsid w:val="00E65E9D"/>
    <w:rsid w:val="00E70AF1"/>
    <w:rsid w:val="00E720EF"/>
    <w:rsid w:val="00E7222B"/>
    <w:rsid w:val="00E751C7"/>
    <w:rsid w:val="00E80C96"/>
    <w:rsid w:val="00E85C3C"/>
    <w:rsid w:val="00E87636"/>
    <w:rsid w:val="00E93254"/>
    <w:rsid w:val="00E97C0D"/>
    <w:rsid w:val="00EA0499"/>
    <w:rsid w:val="00EA46D8"/>
    <w:rsid w:val="00EA489F"/>
    <w:rsid w:val="00EB160E"/>
    <w:rsid w:val="00EB1894"/>
    <w:rsid w:val="00EB41DD"/>
    <w:rsid w:val="00EB542E"/>
    <w:rsid w:val="00EB5963"/>
    <w:rsid w:val="00EB631E"/>
    <w:rsid w:val="00EB65A7"/>
    <w:rsid w:val="00EB7305"/>
    <w:rsid w:val="00EB78D8"/>
    <w:rsid w:val="00EC03A3"/>
    <w:rsid w:val="00EC2660"/>
    <w:rsid w:val="00EC4AE3"/>
    <w:rsid w:val="00EC73D3"/>
    <w:rsid w:val="00ED1D0A"/>
    <w:rsid w:val="00ED229D"/>
    <w:rsid w:val="00EE2B52"/>
    <w:rsid w:val="00EE4A5A"/>
    <w:rsid w:val="00EF12AE"/>
    <w:rsid w:val="00EF2083"/>
    <w:rsid w:val="00EF5BF4"/>
    <w:rsid w:val="00EF61D6"/>
    <w:rsid w:val="00EF7B61"/>
    <w:rsid w:val="00F00A88"/>
    <w:rsid w:val="00F058D4"/>
    <w:rsid w:val="00F0632B"/>
    <w:rsid w:val="00F10784"/>
    <w:rsid w:val="00F119B3"/>
    <w:rsid w:val="00F12959"/>
    <w:rsid w:val="00F143C5"/>
    <w:rsid w:val="00F2369B"/>
    <w:rsid w:val="00F257B9"/>
    <w:rsid w:val="00F26657"/>
    <w:rsid w:val="00F2764E"/>
    <w:rsid w:val="00F277DE"/>
    <w:rsid w:val="00F302D4"/>
    <w:rsid w:val="00F31EF9"/>
    <w:rsid w:val="00F35905"/>
    <w:rsid w:val="00F35C93"/>
    <w:rsid w:val="00F35F47"/>
    <w:rsid w:val="00F36C7B"/>
    <w:rsid w:val="00F378C4"/>
    <w:rsid w:val="00F4076E"/>
    <w:rsid w:val="00F40B3C"/>
    <w:rsid w:val="00F428D7"/>
    <w:rsid w:val="00F43B3F"/>
    <w:rsid w:val="00F43C00"/>
    <w:rsid w:val="00F505FE"/>
    <w:rsid w:val="00F5180D"/>
    <w:rsid w:val="00F55F2F"/>
    <w:rsid w:val="00F56711"/>
    <w:rsid w:val="00F60210"/>
    <w:rsid w:val="00F6291C"/>
    <w:rsid w:val="00F62930"/>
    <w:rsid w:val="00F62E87"/>
    <w:rsid w:val="00F63401"/>
    <w:rsid w:val="00F63AE9"/>
    <w:rsid w:val="00F66440"/>
    <w:rsid w:val="00F677F2"/>
    <w:rsid w:val="00F710D0"/>
    <w:rsid w:val="00F713E4"/>
    <w:rsid w:val="00F717FF"/>
    <w:rsid w:val="00F739B9"/>
    <w:rsid w:val="00F73EF2"/>
    <w:rsid w:val="00F7486C"/>
    <w:rsid w:val="00F74A1C"/>
    <w:rsid w:val="00F76DCB"/>
    <w:rsid w:val="00F76E62"/>
    <w:rsid w:val="00F817DD"/>
    <w:rsid w:val="00F822D7"/>
    <w:rsid w:val="00F8531B"/>
    <w:rsid w:val="00F87369"/>
    <w:rsid w:val="00F904DD"/>
    <w:rsid w:val="00F9060C"/>
    <w:rsid w:val="00F925B6"/>
    <w:rsid w:val="00F9665F"/>
    <w:rsid w:val="00F968DA"/>
    <w:rsid w:val="00FA0F67"/>
    <w:rsid w:val="00FA1EFD"/>
    <w:rsid w:val="00FA214C"/>
    <w:rsid w:val="00FA58F7"/>
    <w:rsid w:val="00FA63E5"/>
    <w:rsid w:val="00FA7E0D"/>
    <w:rsid w:val="00FB1402"/>
    <w:rsid w:val="00FB2AFB"/>
    <w:rsid w:val="00FB6A21"/>
    <w:rsid w:val="00FB6E98"/>
    <w:rsid w:val="00FB75B5"/>
    <w:rsid w:val="00FC33A5"/>
    <w:rsid w:val="00FC34EE"/>
    <w:rsid w:val="00FC422E"/>
    <w:rsid w:val="00FC5388"/>
    <w:rsid w:val="00FC66F4"/>
    <w:rsid w:val="00FC7A16"/>
    <w:rsid w:val="00FD2981"/>
    <w:rsid w:val="00FD3369"/>
    <w:rsid w:val="00FD4B9A"/>
    <w:rsid w:val="00FD6058"/>
    <w:rsid w:val="00FD768F"/>
    <w:rsid w:val="00FE0CA1"/>
    <w:rsid w:val="00FE1E57"/>
    <w:rsid w:val="00FE2671"/>
    <w:rsid w:val="00FE3922"/>
    <w:rsid w:val="00FE3BEA"/>
    <w:rsid w:val="00FE5078"/>
    <w:rsid w:val="00FE677F"/>
    <w:rsid w:val="00FE6C0A"/>
    <w:rsid w:val="00FF1306"/>
    <w:rsid w:val="00FF248D"/>
    <w:rsid w:val="00FF4025"/>
    <w:rsid w:val="00FF6244"/>
    <w:rsid w:val="00FF67F3"/>
    <w:rsid w:val="010A4039"/>
    <w:rsid w:val="0171AB36"/>
    <w:rsid w:val="0175A04F"/>
    <w:rsid w:val="01DF0E5C"/>
    <w:rsid w:val="01E4BFAE"/>
    <w:rsid w:val="0280E36C"/>
    <w:rsid w:val="02DCF3E0"/>
    <w:rsid w:val="030B5323"/>
    <w:rsid w:val="03339EB9"/>
    <w:rsid w:val="035DFFE6"/>
    <w:rsid w:val="03E48891"/>
    <w:rsid w:val="0423F341"/>
    <w:rsid w:val="047F7A41"/>
    <w:rsid w:val="04B5CEA5"/>
    <w:rsid w:val="04D70732"/>
    <w:rsid w:val="04D833F6"/>
    <w:rsid w:val="0530DE91"/>
    <w:rsid w:val="058FBC37"/>
    <w:rsid w:val="0590C2EE"/>
    <w:rsid w:val="05A22870"/>
    <w:rsid w:val="05B0469D"/>
    <w:rsid w:val="05CDF490"/>
    <w:rsid w:val="05CF3076"/>
    <w:rsid w:val="05DBFF60"/>
    <w:rsid w:val="061404F7"/>
    <w:rsid w:val="064625AB"/>
    <w:rsid w:val="0649A4C6"/>
    <w:rsid w:val="0651639F"/>
    <w:rsid w:val="06604191"/>
    <w:rsid w:val="06ABF61B"/>
    <w:rsid w:val="06E2E1F7"/>
    <w:rsid w:val="072E64AB"/>
    <w:rsid w:val="0761894B"/>
    <w:rsid w:val="08A3C34F"/>
    <w:rsid w:val="08BA8536"/>
    <w:rsid w:val="08CF86ED"/>
    <w:rsid w:val="08D9F5CB"/>
    <w:rsid w:val="09333742"/>
    <w:rsid w:val="0936AD48"/>
    <w:rsid w:val="09C6187B"/>
    <w:rsid w:val="09CCFF31"/>
    <w:rsid w:val="0A0EA4B7"/>
    <w:rsid w:val="0A471B94"/>
    <w:rsid w:val="0A57D191"/>
    <w:rsid w:val="0A73E645"/>
    <w:rsid w:val="0A838D85"/>
    <w:rsid w:val="0A8489EB"/>
    <w:rsid w:val="0A85A03D"/>
    <w:rsid w:val="0A966C4C"/>
    <w:rsid w:val="0A9AB50E"/>
    <w:rsid w:val="0AB8914F"/>
    <w:rsid w:val="0ABB487A"/>
    <w:rsid w:val="0AD058A8"/>
    <w:rsid w:val="0AD33954"/>
    <w:rsid w:val="0B68381A"/>
    <w:rsid w:val="0BBF1011"/>
    <w:rsid w:val="0BD0E1BC"/>
    <w:rsid w:val="0BDADD22"/>
    <w:rsid w:val="0C3CDE63"/>
    <w:rsid w:val="0C670ED7"/>
    <w:rsid w:val="0C67E037"/>
    <w:rsid w:val="0CA8CDCB"/>
    <w:rsid w:val="0CCCFAFA"/>
    <w:rsid w:val="0CDCA335"/>
    <w:rsid w:val="0D2C62B5"/>
    <w:rsid w:val="0D387D25"/>
    <w:rsid w:val="0D7CED58"/>
    <w:rsid w:val="0D8E7D15"/>
    <w:rsid w:val="0D9F64B8"/>
    <w:rsid w:val="0DC765DA"/>
    <w:rsid w:val="0DD2DC8C"/>
    <w:rsid w:val="0DEDD8B4"/>
    <w:rsid w:val="0DF70125"/>
    <w:rsid w:val="0E21D3B1"/>
    <w:rsid w:val="0E68020D"/>
    <w:rsid w:val="0E8024BA"/>
    <w:rsid w:val="0ED646BF"/>
    <w:rsid w:val="0F599F93"/>
    <w:rsid w:val="0F67A302"/>
    <w:rsid w:val="0F6D647E"/>
    <w:rsid w:val="0F85776A"/>
    <w:rsid w:val="0F8C7892"/>
    <w:rsid w:val="0FA98B47"/>
    <w:rsid w:val="0FAA0940"/>
    <w:rsid w:val="0FE41E4C"/>
    <w:rsid w:val="1008F45D"/>
    <w:rsid w:val="102D8452"/>
    <w:rsid w:val="1068A79B"/>
    <w:rsid w:val="10A35BD9"/>
    <w:rsid w:val="10D2E911"/>
    <w:rsid w:val="10E81FF7"/>
    <w:rsid w:val="10ECBC57"/>
    <w:rsid w:val="11094850"/>
    <w:rsid w:val="11596BFE"/>
    <w:rsid w:val="115C9B88"/>
    <w:rsid w:val="116C97AE"/>
    <w:rsid w:val="118AC7FA"/>
    <w:rsid w:val="11E1D3DE"/>
    <w:rsid w:val="11ED9BE7"/>
    <w:rsid w:val="123A98B3"/>
    <w:rsid w:val="125C4FAB"/>
    <w:rsid w:val="1261EE38"/>
    <w:rsid w:val="1267183C"/>
    <w:rsid w:val="12AC0F2B"/>
    <w:rsid w:val="12BC80B4"/>
    <w:rsid w:val="130834B8"/>
    <w:rsid w:val="1342FB14"/>
    <w:rsid w:val="1354E6E2"/>
    <w:rsid w:val="136CCCC8"/>
    <w:rsid w:val="1392ED65"/>
    <w:rsid w:val="139B7458"/>
    <w:rsid w:val="13B3BCD9"/>
    <w:rsid w:val="13F507C5"/>
    <w:rsid w:val="140C9138"/>
    <w:rsid w:val="146DB8C3"/>
    <w:rsid w:val="14D2759E"/>
    <w:rsid w:val="14EC47A6"/>
    <w:rsid w:val="15484B2F"/>
    <w:rsid w:val="155C52C0"/>
    <w:rsid w:val="156C58BF"/>
    <w:rsid w:val="15710A85"/>
    <w:rsid w:val="16223469"/>
    <w:rsid w:val="162F7533"/>
    <w:rsid w:val="164370DB"/>
    <w:rsid w:val="16748E37"/>
    <w:rsid w:val="167BFC9C"/>
    <w:rsid w:val="16B80AE1"/>
    <w:rsid w:val="16D3923E"/>
    <w:rsid w:val="170B1D2E"/>
    <w:rsid w:val="172D3FFF"/>
    <w:rsid w:val="17440A7C"/>
    <w:rsid w:val="175BFDDB"/>
    <w:rsid w:val="1777159D"/>
    <w:rsid w:val="17803118"/>
    <w:rsid w:val="1799CB82"/>
    <w:rsid w:val="17C9BA93"/>
    <w:rsid w:val="17D9C775"/>
    <w:rsid w:val="182E32D3"/>
    <w:rsid w:val="184561F7"/>
    <w:rsid w:val="186A4118"/>
    <w:rsid w:val="186C9DFD"/>
    <w:rsid w:val="189969A9"/>
    <w:rsid w:val="18BA451B"/>
    <w:rsid w:val="18C1299A"/>
    <w:rsid w:val="19359BE3"/>
    <w:rsid w:val="197E1343"/>
    <w:rsid w:val="1A353A0A"/>
    <w:rsid w:val="1A9C7E6E"/>
    <w:rsid w:val="1B1A7B1C"/>
    <w:rsid w:val="1B2006F3"/>
    <w:rsid w:val="1B3997C6"/>
    <w:rsid w:val="1B7EFBF2"/>
    <w:rsid w:val="1BCFA014"/>
    <w:rsid w:val="1BF85207"/>
    <w:rsid w:val="1C0AE429"/>
    <w:rsid w:val="1C4AD215"/>
    <w:rsid w:val="1C4AF134"/>
    <w:rsid w:val="1C530AC3"/>
    <w:rsid w:val="1C86F8B1"/>
    <w:rsid w:val="1C96975B"/>
    <w:rsid w:val="1CB64FF4"/>
    <w:rsid w:val="1CEC21E8"/>
    <w:rsid w:val="1D1E1212"/>
    <w:rsid w:val="1D44E9CF"/>
    <w:rsid w:val="1D8FE7D1"/>
    <w:rsid w:val="1D97DF15"/>
    <w:rsid w:val="1DA3FE49"/>
    <w:rsid w:val="1DAA13FD"/>
    <w:rsid w:val="1DBAEE56"/>
    <w:rsid w:val="1DCB3F5F"/>
    <w:rsid w:val="1DEBFA38"/>
    <w:rsid w:val="1E03D6A3"/>
    <w:rsid w:val="1E2AED7D"/>
    <w:rsid w:val="1E9ED738"/>
    <w:rsid w:val="1ED35B7E"/>
    <w:rsid w:val="1F7AC8DE"/>
    <w:rsid w:val="1F87CA99"/>
    <w:rsid w:val="1FB7F500"/>
    <w:rsid w:val="1FDE122E"/>
    <w:rsid w:val="202AC3D2"/>
    <w:rsid w:val="204C9476"/>
    <w:rsid w:val="20964E93"/>
    <w:rsid w:val="20B326AF"/>
    <w:rsid w:val="212CA304"/>
    <w:rsid w:val="2149E2BF"/>
    <w:rsid w:val="21CD8D35"/>
    <w:rsid w:val="2209B3FE"/>
    <w:rsid w:val="225302E7"/>
    <w:rsid w:val="22776F6C"/>
    <w:rsid w:val="228574B4"/>
    <w:rsid w:val="22CE0718"/>
    <w:rsid w:val="22E239DF"/>
    <w:rsid w:val="22F56B81"/>
    <w:rsid w:val="231060CC"/>
    <w:rsid w:val="23663668"/>
    <w:rsid w:val="23CBDD98"/>
    <w:rsid w:val="23D7D5DA"/>
    <w:rsid w:val="23D959C9"/>
    <w:rsid w:val="23ECBFAF"/>
    <w:rsid w:val="24087766"/>
    <w:rsid w:val="2433D54F"/>
    <w:rsid w:val="24941D4E"/>
    <w:rsid w:val="24BF0818"/>
    <w:rsid w:val="24C00532"/>
    <w:rsid w:val="250D8024"/>
    <w:rsid w:val="254AD5DD"/>
    <w:rsid w:val="2552E920"/>
    <w:rsid w:val="256081EA"/>
    <w:rsid w:val="25E51CE5"/>
    <w:rsid w:val="25F00745"/>
    <w:rsid w:val="261C0C71"/>
    <w:rsid w:val="267A8405"/>
    <w:rsid w:val="2690A64E"/>
    <w:rsid w:val="26AF9027"/>
    <w:rsid w:val="26D74A26"/>
    <w:rsid w:val="2734A709"/>
    <w:rsid w:val="278668F8"/>
    <w:rsid w:val="2791CBF3"/>
    <w:rsid w:val="27D3EFCE"/>
    <w:rsid w:val="27F67704"/>
    <w:rsid w:val="28065115"/>
    <w:rsid w:val="2816B787"/>
    <w:rsid w:val="281D4D68"/>
    <w:rsid w:val="28331BC6"/>
    <w:rsid w:val="287BD39B"/>
    <w:rsid w:val="28AEF830"/>
    <w:rsid w:val="28BCCE3D"/>
    <w:rsid w:val="296E5CC8"/>
    <w:rsid w:val="29C8EF44"/>
    <w:rsid w:val="29CDF008"/>
    <w:rsid w:val="29D73E54"/>
    <w:rsid w:val="29DF2ADF"/>
    <w:rsid w:val="29FCDD32"/>
    <w:rsid w:val="2A08613E"/>
    <w:rsid w:val="2A1016B4"/>
    <w:rsid w:val="2A3C01E9"/>
    <w:rsid w:val="2A4C59F3"/>
    <w:rsid w:val="2A8F1D3D"/>
    <w:rsid w:val="2A9A3661"/>
    <w:rsid w:val="2AEF7D94"/>
    <w:rsid w:val="2BA054A7"/>
    <w:rsid w:val="2BC1B001"/>
    <w:rsid w:val="2C44AB61"/>
    <w:rsid w:val="2C49D777"/>
    <w:rsid w:val="2C4F017B"/>
    <w:rsid w:val="2D014993"/>
    <w:rsid w:val="2D2C5286"/>
    <w:rsid w:val="2D9394BB"/>
    <w:rsid w:val="2E11E3A7"/>
    <w:rsid w:val="2E170044"/>
    <w:rsid w:val="2E202A21"/>
    <w:rsid w:val="2E729D41"/>
    <w:rsid w:val="2E74957F"/>
    <w:rsid w:val="2E846F90"/>
    <w:rsid w:val="2EBA4E21"/>
    <w:rsid w:val="2EC0AFAB"/>
    <w:rsid w:val="2F13F676"/>
    <w:rsid w:val="2F4EC0E5"/>
    <w:rsid w:val="2F5A2B77"/>
    <w:rsid w:val="2F706F38"/>
    <w:rsid w:val="2F73EC35"/>
    <w:rsid w:val="2F8EF46A"/>
    <w:rsid w:val="2FC32345"/>
    <w:rsid w:val="2FD58786"/>
    <w:rsid w:val="302EB93C"/>
    <w:rsid w:val="30533F79"/>
    <w:rsid w:val="30B7F91B"/>
    <w:rsid w:val="30D15083"/>
    <w:rsid w:val="30EA9BCF"/>
    <w:rsid w:val="30ED5E56"/>
    <w:rsid w:val="3149172C"/>
    <w:rsid w:val="3170F460"/>
    <w:rsid w:val="32176D17"/>
    <w:rsid w:val="3241BD39"/>
    <w:rsid w:val="324D5343"/>
    <w:rsid w:val="32AF0066"/>
    <w:rsid w:val="32B19117"/>
    <w:rsid w:val="3317E1F2"/>
    <w:rsid w:val="334E89D1"/>
    <w:rsid w:val="337FAB9B"/>
    <w:rsid w:val="33BAAC0A"/>
    <w:rsid w:val="33C7CC51"/>
    <w:rsid w:val="3479C782"/>
    <w:rsid w:val="354BFA1C"/>
    <w:rsid w:val="35781167"/>
    <w:rsid w:val="357C9A3D"/>
    <w:rsid w:val="357D9EF2"/>
    <w:rsid w:val="35F0C253"/>
    <w:rsid w:val="3606F558"/>
    <w:rsid w:val="36462BEB"/>
    <w:rsid w:val="36A6FCE9"/>
    <w:rsid w:val="36E28C0D"/>
    <w:rsid w:val="370CCAD1"/>
    <w:rsid w:val="37471DCC"/>
    <w:rsid w:val="3774B2C6"/>
    <w:rsid w:val="37837739"/>
    <w:rsid w:val="3797C571"/>
    <w:rsid w:val="37EDE2CB"/>
    <w:rsid w:val="3858AA06"/>
    <w:rsid w:val="386842E8"/>
    <w:rsid w:val="3888A899"/>
    <w:rsid w:val="38942ACC"/>
    <w:rsid w:val="38AAF549"/>
    <w:rsid w:val="38BB98A8"/>
    <w:rsid w:val="38E2D4AE"/>
    <w:rsid w:val="38E4039E"/>
    <w:rsid w:val="396F9408"/>
    <w:rsid w:val="3998F5C5"/>
    <w:rsid w:val="3A76B884"/>
    <w:rsid w:val="3AC1A3C0"/>
    <w:rsid w:val="3AE7E2AC"/>
    <w:rsid w:val="3B1D6431"/>
    <w:rsid w:val="3B2AAE8C"/>
    <w:rsid w:val="3B70A4EE"/>
    <w:rsid w:val="3B7FE433"/>
    <w:rsid w:val="3B804485"/>
    <w:rsid w:val="3BA16BC7"/>
    <w:rsid w:val="3BBD8514"/>
    <w:rsid w:val="3D0A46EC"/>
    <w:rsid w:val="3D7A3887"/>
    <w:rsid w:val="3D86B899"/>
    <w:rsid w:val="3DDDDAAA"/>
    <w:rsid w:val="3DE40506"/>
    <w:rsid w:val="3E0818E3"/>
    <w:rsid w:val="3E0B900D"/>
    <w:rsid w:val="3E204521"/>
    <w:rsid w:val="3E565E1E"/>
    <w:rsid w:val="3E7CD871"/>
    <w:rsid w:val="3E99646A"/>
    <w:rsid w:val="3EBE2143"/>
    <w:rsid w:val="3ED00D44"/>
    <w:rsid w:val="3F345B49"/>
    <w:rsid w:val="3F519839"/>
    <w:rsid w:val="3F92864A"/>
    <w:rsid w:val="3FA2BA54"/>
    <w:rsid w:val="3FA520CA"/>
    <w:rsid w:val="3FE205E9"/>
    <w:rsid w:val="3FF1B91C"/>
    <w:rsid w:val="3FFF4E9F"/>
    <w:rsid w:val="4019A70C"/>
    <w:rsid w:val="403FB996"/>
    <w:rsid w:val="40869083"/>
    <w:rsid w:val="408EACC3"/>
    <w:rsid w:val="40969A49"/>
    <w:rsid w:val="40F5BAC7"/>
    <w:rsid w:val="41228578"/>
    <w:rsid w:val="412AD7A5"/>
    <w:rsid w:val="4183D009"/>
    <w:rsid w:val="41F021D6"/>
    <w:rsid w:val="42197E9A"/>
    <w:rsid w:val="42698B31"/>
    <w:rsid w:val="42E25132"/>
    <w:rsid w:val="42F9DC67"/>
    <w:rsid w:val="42FBAB65"/>
    <w:rsid w:val="42FC5FC2"/>
    <w:rsid w:val="4364518A"/>
    <w:rsid w:val="43652939"/>
    <w:rsid w:val="43674802"/>
    <w:rsid w:val="436F02B7"/>
    <w:rsid w:val="43A6B745"/>
    <w:rsid w:val="43BE2B0A"/>
    <w:rsid w:val="43F42926"/>
    <w:rsid w:val="43F511F9"/>
    <w:rsid w:val="441236A2"/>
    <w:rsid w:val="44250C30"/>
    <w:rsid w:val="4431CC00"/>
    <w:rsid w:val="445E77EE"/>
    <w:rsid w:val="44CFF4BE"/>
    <w:rsid w:val="4507DCA0"/>
    <w:rsid w:val="45086B82"/>
    <w:rsid w:val="4508A5EE"/>
    <w:rsid w:val="452F5249"/>
    <w:rsid w:val="45548E44"/>
    <w:rsid w:val="456CE3C2"/>
    <w:rsid w:val="4580F44E"/>
    <w:rsid w:val="45998438"/>
    <w:rsid w:val="459D8047"/>
    <w:rsid w:val="45D5927D"/>
    <w:rsid w:val="45FA6100"/>
    <w:rsid w:val="45FB315B"/>
    <w:rsid w:val="46344FE6"/>
    <w:rsid w:val="465E1539"/>
    <w:rsid w:val="468D539F"/>
    <w:rsid w:val="46A7DAE6"/>
    <w:rsid w:val="46E1781D"/>
    <w:rsid w:val="4705DBCD"/>
    <w:rsid w:val="4766344B"/>
    <w:rsid w:val="478E21A8"/>
    <w:rsid w:val="47B7CE04"/>
    <w:rsid w:val="47C536C4"/>
    <w:rsid w:val="47F180A3"/>
    <w:rsid w:val="47F4ABA5"/>
    <w:rsid w:val="48345322"/>
    <w:rsid w:val="4894023F"/>
    <w:rsid w:val="489A7485"/>
    <w:rsid w:val="48BEBEFC"/>
    <w:rsid w:val="48F26ECE"/>
    <w:rsid w:val="4960FE8F"/>
    <w:rsid w:val="49A7B4B2"/>
    <w:rsid w:val="49F32DDE"/>
    <w:rsid w:val="4A010D80"/>
    <w:rsid w:val="4A544BC1"/>
    <w:rsid w:val="4A5FEA57"/>
    <w:rsid w:val="4AEF6EC6"/>
    <w:rsid w:val="4B59FEF9"/>
    <w:rsid w:val="4B9F69BA"/>
    <w:rsid w:val="4C05D15F"/>
    <w:rsid w:val="4C0EE444"/>
    <w:rsid w:val="4C238F0A"/>
    <w:rsid w:val="4C78F4C0"/>
    <w:rsid w:val="4CAA61DF"/>
    <w:rsid w:val="4CB138CC"/>
    <w:rsid w:val="4CB16CBD"/>
    <w:rsid w:val="4D5BF4F4"/>
    <w:rsid w:val="4D8E17F0"/>
    <w:rsid w:val="4DA985B5"/>
    <w:rsid w:val="4DE001F6"/>
    <w:rsid w:val="4E0A3F68"/>
    <w:rsid w:val="4E3B9B85"/>
    <w:rsid w:val="4E4B10EF"/>
    <w:rsid w:val="4EE8A121"/>
    <w:rsid w:val="4F1ABF0A"/>
    <w:rsid w:val="4F776DF7"/>
    <w:rsid w:val="5012AFE2"/>
    <w:rsid w:val="50226167"/>
    <w:rsid w:val="503659EC"/>
    <w:rsid w:val="50ACBE13"/>
    <w:rsid w:val="50F02A10"/>
    <w:rsid w:val="510E9231"/>
    <w:rsid w:val="5120AF77"/>
    <w:rsid w:val="514E885C"/>
    <w:rsid w:val="5168F1DC"/>
    <w:rsid w:val="51FDB907"/>
    <w:rsid w:val="5202E30B"/>
    <w:rsid w:val="522FDC23"/>
    <w:rsid w:val="53AA7B9F"/>
    <w:rsid w:val="53DBC666"/>
    <w:rsid w:val="544973A0"/>
    <w:rsid w:val="54A2C7D1"/>
    <w:rsid w:val="551DD777"/>
    <w:rsid w:val="553B4E16"/>
    <w:rsid w:val="55542362"/>
    <w:rsid w:val="55BE6410"/>
    <w:rsid w:val="55E41511"/>
    <w:rsid w:val="563A0EF3"/>
    <w:rsid w:val="5677DC9A"/>
    <w:rsid w:val="56D28E52"/>
    <w:rsid w:val="57032870"/>
    <w:rsid w:val="57188C62"/>
    <w:rsid w:val="5749E4CC"/>
    <w:rsid w:val="574F82D3"/>
    <w:rsid w:val="57515AB8"/>
    <w:rsid w:val="5796FC8A"/>
    <w:rsid w:val="57974767"/>
    <w:rsid w:val="57E2C7CC"/>
    <w:rsid w:val="58289F5F"/>
    <w:rsid w:val="58558754"/>
    <w:rsid w:val="585BB5DA"/>
    <w:rsid w:val="5872C49D"/>
    <w:rsid w:val="5886F6E7"/>
    <w:rsid w:val="588892FB"/>
    <w:rsid w:val="5963ACDC"/>
    <w:rsid w:val="59ADC30D"/>
    <w:rsid w:val="59B23BE3"/>
    <w:rsid w:val="5A04E20B"/>
    <w:rsid w:val="5A6F4E98"/>
    <w:rsid w:val="5B4B4DBD"/>
    <w:rsid w:val="5B66D031"/>
    <w:rsid w:val="5B8159D6"/>
    <w:rsid w:val="5BB7EC70"/>
    <w:rsid w:val="5BD238DD"/>
    <w:rsid w:val="5BD95C1A"/>
    <w:rsid w:val="5C3CAD37"/>
    <w:rsid w:val="5CA7769E"/>
    <w:rsid w:val="5CCA0B50"/>
    <w:rsid w:val="5CDCACFB"/>
    <w:rsid w:val="5D02A092"/>
    <w:rsid w:val="5D62C2B4"/>
    <w:rsid w:val="5DC8CE8B"/>
    <w:rsid w:val="5DCE2B60"/>
    <w:rsid w:val="5DF385BE"/>
    <w:rsid w:val="5EA687B9"/>
    <w:rsid w:val="5ED6BF97"/>
    <w:rsid w:val="5F3D4994"/>
    <w:rsid w:val="5F696449"/>
    <w:rsid w:val="5F71483E"/>
    <w:rsid w:val="5FCFEE46"/>
    <w:rsid w:val="6039D417"/>
    <w:rsid w:val="60489534"/>
    <w:rsid w:val="60AAED83"/>
    <w:rsid w:val="60ACCD3D"/>
    <w:rsid w:val="60C696AF"/>
    <w:rsid w:val="60F12CB4"/>
    <w:rsid w:val="61059951"/>
    <w:rsid w:val="613A8459"/>
    <w:rsid w:val="615774F9"/>
    <w:rsid w:val="6189C03F"/>
    <w:rsid w:val="61996E13"/>
    <w:rsid w:val="61BB6468"/>
    <w:rsid w:val="61C31076"/>
    <w:rsid w:val="61DD1C85"/>
    <w:rsid w:val="625E3095"/>
    <w:rsid w:val="625FFF93"/>
    <w:rsid w:val="627D1A6E"/>
    <w:rsid w:val="62F7610C"/>
    <w:rsid w:val="630DCE7D"/>
    <w:rsid w:val="634E92AF"/>
    <w:rsid w:val="636E2370"/>
    <w:rsid w:val="63B5A4B6"/>
    <w:rsid w:val="63D139EF"/>
    <w:rsid w:val="63E1DE49"/>
    <w:rsid w:val="64342E86"/>
    <w:rsid w:val="64C692D1"/>
    <w:rsid w:val="656E2E4C"/>
    <w:rsid w:val="657D2AA3"/>
    <w:rsid w:val="65F7C277"/>
    <w:rsid w:val="665032BD"/>
    <w:rsid w:val="668C1E3C"/>
    <w:rsid w:val="66A71C62"/>
    <w:rsid w:val="66BA2998"/>
    <w:rsid w:val="66D5E8E2"/>
    <w:rsid w:val="66EFB5D2"/>
    <w:rsid w:val="672D5EEA"/>
    <w:rsid w:val="6764CEEE"/>
    <w:rsid w:val="678F8F90"/>
    <w:rsid w:val="679442D4"/>
    <w:rsid w:val="67B90876"/>
    <w:rsid w:val="67CB49A7"/>
    <w:rsid w:val="67D06970"/>
    <w:rsid w:val="67EC031E"/>
    <w:rsid w:val="6877A29C"/>
    <w:rsid w:val="68DD4C2A"/>
    <w:rsid w:val="68F02DC6"/>
    <w:rsid w:val="696D92FC"/>
    <w:rsid w:val="698A0AEF"/>
    <w:rsid w:val="69AC06BC"/>
    <w:rsid w:val="6A376A1F"/>
    <w:rsid w:val="6A3C670D"/>
    <w:rsid w:val="6A49C9BF"/>
    <w:rsid w:val="6A529A12"/>
    <w:rsid w:val="6A6409D2"/>
    <w:rsid w:val="6A800C06"/>
    <w:rsid w:val="6A8E317F"/>
    <w:rsid w:val="6B174CCB"/>
    <w:rsid w:val="6B61D360"/>
    <w:rsid w:val="6B6AA67E"/>
    <w:rsid w:val="6B808A68"/>
    <w:rsid w:val="6B92224B"/>
    <w:rsid w:val="6BE61846"/>
    <w:rsid w:val="6C1444B8"/>
    <w:rsid w:val="6CB4D410"/>
    <w:rsid w:val="6CC706BD"/>
    <w:rsid w:val="6D1D5FD1"/>
    <w:rsid w:val="6D4E47FC"/>
    <w:rsid w:val="6D5646D8"/>
    <w:rsid w:val="6DFD5652"/>
    <w:rsid w:val="6E124035"/>
    <w:rsid w:val="6E838C0C"/>
    <w:rsid w:val="6EB52C35"/>
    <w:rsid w:val="6EF47F7D"/>
    <w:rsid w:val="6F06B09C"/>
    <w:rsid w:val="6FA7202A"/>
    <w:rsid w:val="6FB0908B"/>
    <w:rsid w:val="6FB65CBB"/>
    <w:rsid w:val="6FC9A906"/>
    <w:rsid w:val="70034ED3"/>
    <w:rsid w:val="701AB0C8"/>
    <w:rsid w:val="704676C4"/>
    <w:rsid w:val="70A9E229"/>
    <w:rsid w:val="70EE525C"/>
    <w:rsid w:val="70FA1905"/>
    <w:rsid w:val="7148BA9D"/>
    <w:rsid w:val="715245D0"/>
    <w:rsid w:val="717F9DE3"/>
    <w:rsid w:val="720A3CB8"/>
    <w:rsid w:val="720B9F29"/>
    <w:rsid w:val="72687EF3"/>
    <w:rsid w:val="727F11D5"/>
    <w:rsid w:val="72832195"/>
    <w:rsid w:val="728FECCF"/>
    <w:rsid w:val="72B14E07"/>
    <w:rsid w:val="72BBE5D2"/>
    <w:rsid w:val="72D08D4B"/>
    <w:rsid w:val="72EE4C52"/>
    <w:rsid w:val="73763391"/>
    <w:rsid w:val="73C9DCF8"/>
    <w:rsid w:val="73DE61D3"/>
    <w:rsid w:val="743E59C8"/>
    <w:rsid w:val="746D51A3"/>
    <w:rsid w:val="74887225"/>
    <w:rsid w:val="74D6DC4E"/>
    <w:rsid w:val="74F718F6"/>
    <w:rsid w:val="74F8DB95"/>
    <w:rsid w:val="750AFA34"/>
    <w:rsid w:val="7538DA56"/>
    <w:rsid w:val="75526975"/>
    <w:rsid w:val="758DDF47"/>
    <w:rsid w:val="75D19D90"/>
    <w:rsid w:val="75D88DFC"/>
    <w:rsid w:val="75DF03F2"/>
    <w:rsid w:val="762C38A2"/>
    <w:rsid w:val="766DE903"/>
    <w:rsid w:val="767C7BA2"/>
    <w:rsid w:val="76DF9732"/>
    <w:rsid w:val="77E3E47D"/>
    <w:rsid w:val="780D5C03"/>
    <w:rsid w:val="783E22DC"/>
    <w:rsid w:val="7843326E"/>
    <w:rsid w:val="784ACB0E"/>
    <w:rsid w:val="78B3A309"/>
    <w:rsid w:val="791C6B37"/>
    <w:rsid w:val="794C25CE"/>
    <w:rsid w:val="7987BEBF"/>
    <w:rsid w:val="79A7ECB8"/>
    <w:rsid w:val="79A8D053"/>
    <w:rsid w:val="79C81ED3"/>
    <w:rsid w:val="79CA8A19"/>
    <w:rsid w:val="79EEBACB"/>
    <w:rsid w:val="7A251402"/>
    <w:rsid w:val="7A4FEF74"/>
    <w:rsid w:val="7A72047B"/>
    <w:rsid w:val="7AF0B0FD"/>
    <w:rsid w:val="7B256AB8"/>
    <w:rsid w:val="7B415A26"/>
    <w:rsid w:val="7BB64902"/>
    <w:rsid w:val="7BBD11A7"/>
    <w:rsid w:val="7BBF1928"/>
    <w:rsid w:val="7BF2FE80"/>
    <w:rsid w:val="7BFC79D7"/>
    <w:rsid w:val="7C1ADA94"/>
    <w:rsid w:val="7C26DB81"/>
    <w:rsid w:val="7C82ADDA"/>
    <w:rsid w:val="7C8FFD9E"/>
    <w:rsid w:val="7CBEF68B"/>
    <w:rsid w:val="7CDD2A87"/>
    <w:rsid w:val="7CFB36A6"/>
    <w:rsid w:val="7D044963"/>
    <w:rsid w:val="7D4282DF"/>
    <w:rsid w:val="7D6B973C"/>
    <w:rsid w:val="7E5D1C36"/>
    <w:rsid w:val="7EBC3408"/>
    <w:rsid w:val="7EE7AA22"/>
    <w:rsid w:val="7F75613E"/>
    <w:rsid w:val="7F9DF574"/>
    <w:rsid w:val="7FA20C2E"/>
    <w:rsid w:val="7FC520B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BEABB"/>
  <w15:chartTrackingRefBased/>
  <w15:docId w15:val="{975AAACC-92A9-4808-9F28-4A5CF0BE3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SG"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0899"/>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F3590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590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590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3590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0899"/>
    <w:pPr>
      <w:ind w:left="720"/>
      <w:contextualSpacing/>
    </w:pPr>
  </w:style>
  <w:style w:type="character" w:customStyle="1" w:styleId="animating">
    <w:name w:val="animating"/>
    <w:basedOn w:val="DefaultParagraphFont"/>
    <w:rsid w:val="00A90899"/>
  </w:style>
  <w:style w:type="paragraph" w:styleId="NormalWeb">
    <w:name w:val="Normal (Web)"/>
    <w:basedOn w:val="Normal"/>
    <w:uiPriority w:val="99"/>
    <w:unhideWhenUsed/>
    <w:rsid w:val="00A90899"/>
    <w:pPr>
      <w:spacing w:before="100" w:beforeAutospacing="1" w:after="100" w:afterAutospacing="1"/>
    </w:pPr>
  </w:style>
  <w:style w:type="character" w:customStyle="1" w:styleId="citation-1">
    <w:name w:val="citation-1"/>
    <w:basedOn w:val="DefaultParagraphFont"/>
    <w:rsid w:val="00A90899"/>
  </w:style>
  <w:style w:type="character" w:styleId="Strong">
    <w:name w:val="Strong"/>
    <w:basedOn w:val="DefaultParagraphFont"/>
    <w:uiPriority w:val="22"/>
    <w:qFormat/>
    <w:rsid w:val="00A90899"/>
    <w:rPr>
      <w:b/>
      <w:bCs/>
    </w:rPr>
  </w:style>
  <w:style w:type="character" w:styleId="Hyperlink">
    <w:name w:val="Hyperlink"/>
    <w:basedOn w:val="DefaultParagraphFont"/>
    <w:uiPriority w:val="99"/>
    <w:unhideWhenUsed/>
    <w:rsid w:val="00A90899"/>
    <w:rPr>
      <w:color w:val="0563C1" w:themeColor="hyperlink"/>
      <w:u w:val="single"/>
    </w:rPr>
  </w:style>
  <w:style w:type="character" w:customStyle="1" w:styleId="Heading1Char">
    <w:name w:val="Heading 1 Char"/>
    <w:basedOn w:val="DefaultParagraphFont"/>
    <w:link w:val="Heading1"/>
    <w:uiPriority w:val="9"/>
    <w:rsid w:val="00F35905"/>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F35905"/>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F35905"/>
    <w:rPr>
      <w:rFonts w:asciiTheme="majorHAnsi" w:eastAsiaTheme="majorEastAsia" w:hAnsiTheme="majorHAnsi" w:cstheme="majorBidi"/>
      <w:color w:val="1F3763" w:themeColor="accent1" w:themeShade="7F"/>
      <w:kern w:val="0"/>
      <w14:ligatures w14:val="none"/>
    </w:rPr>
  </w:style>
  <w:style w:type="character" w:customStyle="1" w:styleId="Heading4Char">
    <w:name w:val="Heading 4 Char"/>
    <w:basedOn w:val="DefaultParagraphFont"/>
    <w:link w:val="Heading4"/>
    <w:uiPriority w:val="9"/>
    <w:rsid w:val="00F35905"/>
    <w:rPr>
      <w:rFonts w:asciiTheme="majorHAnsi" w:eastAsiaTheme="majorEastAsia" w:hAnsiTheme="majorHAnsi" w:cstheme="majorBidi"/>
      <w:i/>
      <w:iCs/>
      <w:color w:val="2F5496" w:themeColor="accent1" w:themeShade="BF"/>
      <w:kern w:val="0"/>
      <w14:ligatures w14:val="none"/>
    </w:rPr>
  </w:style>
  <w:style w:type="paragraph" w:styleId="TOCHeading">
    <w:name w:val="TOC Heading"/>
    <w:basedOn w:val="Heading1"/>
    <w:next w:val="Normal"/>
    <w:uiPriority w:val="39"/>
    <w:unhideWhenUsed/>
    <w:qFormat/>
    <w:rsid w:val="00F35905"/>
    <w:pPr>
      <w:spacing w:line="259" w:lineRule="auto"/>
      <w:outlineLvl w:val="9"/>
    </w:pPr>
    <w:rPr>
      <w:lang w:val="en-US" w:eastAsia="en-US"/>
    </w:rPr>
  </w:style>
  <w:style w:type="paragraph" w:styleId="TOC1">
    <w:name w:val="toc 1"/>
    <w:basedOn w:val="Normal"/>
    <w:next w:val="Normal"/>
    <w:autoRedefine/>
    <w:uiPriority w:val="39"/>
    <w:unhideWhenUsed/>
    <w:rsid w:val="00F35905"/>
    <w:pPr>
      <w:spacing w:after="100"/>
    </w:pPr>
  </w:style>
  <w:style w:type="paragraph" w:styleId="TOC2">
    <w:name w:val="toc 2"/>
    <w:basedOn w:val="Normal"/>
    <w:next w:val="Normal"/>
    <w:autoRedefine/>
    <w:uiPriority w:val="39"/>
    <w:unhideWhenUsed/>
    <w:rsid w:val="00F35905"/>
    <w:pPr>
      <w:spacing w:after="100"/>
      <w:ind w:left="240"/>
    </w:pPr>
  </w:style>
  <w:style w:type="paragraph" w:styleId="CommentText">
    <w:name w:val="annotation text"/>
    <w:basedOn w:val="Normal"/>
    <w:link w:val="CommentTextChar"/>
    <w:uiPriority w:val="99"/>
    <w:unhideWhenUsed/>
    <w:rsid w:val="00F35905"/>
    <w:rPr>
      <w:sz w:val="20"/>
      <w:szCs w:val="20"/>
    </w:rPr>
  </w:style>
  <w:style w:type="character" w:customStyle="1" w:styleId="CommentTextChar">
    <w:name w:val="Comment Text Char"/>
    <w:basedOn w:val="DefaultParagraphFont"/>
    <w:link w:val="CommentText"/>
    <w:uiPriority w:val="99"/>
    <w:rsid w:val="00F35905"/>
    <w:rPr>
      <w:rFonts w:ascii="Times New Roman" w:eastAsia="Times New Roman" w:hAnsi="Times New Roman" w:cs="Times New Roman"/>
      <w:kern w:val="0"/>
      <w:sz w:val="20"/>
      <w:szCs w:val="20"/>
      <w14:ligatures w14:val="none"/>
    </w:rPr>
  </w:style>
  <w:style w:type="character" w:styleId="CommentReference">
    <w:name w:val="annotation reference"/>
    <w:basedOn w:val="DefaultParagraphFont"/>
    <w:uiPriority w:val="99"/>
    <w:semiHidden/>
    <w:unhideWhenUsed/>
    <w:rsid w:val="00F35905"/>
    <w:rPr>
      <w:sz w:val="16"/>
      <w:szCs w:val="16"/>
    </w:rPr>
  </w:style>
  <w:style w:type="paragraph" w:styleId="Subtitle">
    <w:name w:val="Subtitle"/>
    <w:basedOn w:val="Normal"/>
    <w:next w:val="Normal"/>
    <w:link w:val="SubtitleChar"/>
    <w:uiPriority w:val="11"/>
    <w:qFormat/>
    <w:rsid w:val="00F35905"/>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F35905"/>
    <w:rPr>
      <w:color w:val="5A5A5A" w:themeColor="text1" w:themeTint="A5"/>
      <w:spacing w:val="15"/>
      <w:kern w:val="0"/>
      <w:sz w:val="22"/>
      <w:szCs w:val="22"/>
      <w14:ligatures w14:val="none"/>
    </w:rPr>
  </w:style>
  <w:style w:type="character" w:styleId="Emphasis">
    <w:name w:val="Emphasis"/>
    <w:basedOn w:val="DefaultParagraphFont"/>
    <w:uiPriority w:val="20"/>
    <w:qFormat/>
    <w:rsid w:val="00F35905"/>
    <w:rPr>
      <w:i/>
      <w:iCs/>
    </w:rPr>
  </w:style>
  <w:style w:type="paragraph" w:styleId="CommentSubject">
    <w:name w:val="annotation subject"/>
    <w:basedOn w:val="CommentText"/>
    <w:next w:val="CommentText"/>
    <w:link w:val="CommentSubjectChar"/>
    <w:uiPriority w:val="99"/>
    <w:semiHidden/>
    <w:unhideWhenUsed/>
    <w:rsid w:val="00F35905"/>
    <w:rPr>
      <w:b/>
      <w:bCs/>
    </w:rPr>
  </w:style>
  <w:style w:type="character" w:customStyle="1" w:styleId="CommentSubjectChar">
    <w:name w:val="Comment Subject Char"/>
    <w:basedOn w:val="CommentTextChar"/>
    <w:link w:val="CommentSubject"/>
    <w:uiPriority w:val="99"/>
    <w:semiHidden/>
    <w:rsid w:val="00F35905"/>
    <w:rPr>
      <w:rFonts w:ascii="Times New Roman" w:eastAsia="Times New Roman" w:hAnsi="Times New Roman" w:cs="Times New Roman"/>
      <w:b/>
      <w:bCs/>
      <w:kern w:val="0"/>
      <w:sz w:val="20"/>
      <w:szCs w:val="20"/>
      <w14:ligatures w14:val="none"/>
    </w:rPr>
  </w:style>
  <w:style w:type="paragraph" w:styleId="TOC3">
    <w:name w:val="toc 3"/>
    <w:basedOn w:val="Normal"/>
    <w:next w:val="Normal"/>
    <w:autoRedefine/>
    <w:uiPriority w:val="39"/>
    <w:unhideWhenUsed/>
    <w:rsid w:val="00F35905"/>
    <w:pPr>
      <w:spacing w:after="100"/>
      <w:ind w:left="480"/>
    </w:pPr>
  </w:style>
  <w:style w:type="character" w:styleId="Mention">
    <w:name w:val="Mention"/>
    <w:basedOn w:val="DefaultParagraphFont"/>
    <w:uiPriority w:val="99"/>
    <w:unhideWhenUsed/>
    <w:rsid w:val="00D1482D"/>
    <w:rPr>
      <w:color w:val="2B579A"/>
      <w:shd w:val="clear" w:color="auto" w:fill="E1DFDD"/>
    </w:rPr>
  </w:style>
  <w:style w:type="paragraph" w:customStyle="1" w:styleId="Default">
    <w:name w:val="Default"/>
    <w:rsid w:val="002005DF"/>
    <w:pPr>
      <w:autoSpaceDE w:val="0"/>
      <w:autoSpaceDN w:val="0"/>
      <w:adjustRightInd w:val="0"/>
    </w:pPr>
    <w:rPr>
      <w:rFonts w:ascii="Roboto" w:hAnsi="Roboto" w:cs="Roboto"/>
      <w:color w:val="000000"/>
      <w:kern w:val="0"/>
      <w:lang w:eastAsia="en-US"/>
      <w14:ligatures w14:val="none"/>
    </w:rPr>
  </w:style>
  <w:style w:type="paragraph" w:customStyle="1" w:styleId="paragraph">
    <w:name w:val="paragraph"/>
    <w:basedOn w:val="Normal"/>
    <w:rsid w:val="002005DF"/>
    <w:pPr>
      <w:spacing w:before="100" w:beforeAutospacing="1" w:after="100" w:afterAutospacing="1"/>
      <w:jc w:val="both"/>
    </w:pPr>
    <w:rPr>
      <w:lang w:eastAsia="en-SG"/>
    </w:rPr>
  </w:style>
  <w:style w:type="character" w:customStyle="1" w:styleId="normaltextrun">
    <w:name w:val="normaltextrun"/>
    <w:basedOn w:val="DefaultParagraphFont"/>
    <w:rsid w:val="002005DF"/>
  </w:style>
  <w:style w:type="character" w:customStyle="1" w:styleId="eop">
    <w:name w:val="eop"/>
    <w:basedOn w:val="DefaultParagraphFont"/>
    <w:rsid w:val="002005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3268">
      <w:bodyDiv w:val="1"/>
      <w:marLeft w:val="0"/>
      <w:marRight w:val="0"/>
      <w:marTop w:val="0"/>
      <w:marBottom w:val="0"/>
      <w:divBdr>
        <w:top w:val="none" w:sz="0" w:space="0" w:color="auto"/>
        <w:left w:val="none" w:sz="0" w:space="0" w:color="auto"/>
        <w:bottom w:val="none" w:sz="0" w:space="0" w:color="auto"/>
        <w:right w:val="none" w:sz="0" w:space="0" w:color="auto"/>
      </w:divBdr>
      <w:divsChild>
        <w:div w:id="489250084">
          <w:marLeft w:val="360"/>
          <w:marRight w:val="0"/>
          <w:marTop w:val="0"/>
          <w:marBottom w:val="0"/>
          <w:divBdr>
            <w:top w:val="none" w:sz="0" w:space="0" w:color="auto"/>
            <w:left w:val="none" w:sz="0" w:space="0" w:color="auto"/>
            <w:bottom w:val="none" w:sz="0" w:space="0" w:color="auto"/>
            <w:right w:val="none" w:sz="0" w:space="0" w:color="auto"/>
          </w:divBdr>
        </w:div>
        <w:div w:id="759060486">
          <w:marLeft w:val="360"/>
          <w:marRight w:val="0"/>
          <w:marTop w:val="0"/>
          <w:marBottom w:val="0"/>
          <w:divBdr>
            <w:top w:val="none" w:sz="0" w:space="0" w:color="auto"/>
            <w:left w:val="none" w:sz="0" w:space="0" w:color="auto"/>
            <w:bottom w:val="none" w:sz="0" w:space="0" w:color="auto"/>
            <w:right w:val="none" w:sz="0" w:space="0" w:color="auto"/>
          </w:divBdr>
        </w:div>
        <w:div w:id="1673533159">
          <w:marLeft w:val="360"/>
          <w:marRight w:val="0"/>
          <w:marTop w:val="0"/>
          <w:marBottom w:val="0"/>
          <w:divBdr>
            <w:top w:val="none" w:sz="0" w:space="0" w:color="auto"/>
            <w:left w:val="none" w:sz="0" w:space="0" w:color="auto"/>
            <w:bottom w:val="none" w:sz="0" w:space="0" w:color="auto"/>
            <w:right w:val="none" w:sz="0" w:space="0" w:color="auto"/>
          </w:divBdr>
        </w:div>
      </w:divsChild>
    </w:div>
    <w:div w:id="862086541">
      <w:bodyDiv w:val="1"/>
      <w:marLeft w:val="0"/>
      <w:marRight w:val="0"/>
      <w:marTop w:val="0"/>
      <w:marBottom w:val="0"/>
      <w:divBdr>
        <w:top w:val="none" w:sz="0" w:space="0" w:color="auto"/>
        <w:left w:val="none" w:sz="0" w:space="0" w:color="auto"/>
        <w:bottom w:val="none" w:sz="0" w:space="0" w:color="auto"/>
        <w:right w:val="none" w:sz="0" w:space="0" w:color="auto"/>
      </w:divBdr>
    </w:div>
    <w:div w:id="1472595379">
      <w:bodyDiv w:val="1"/>
      <w:marLeft w:val="0"/>
      <w:marRight w:val="0"/>
      <w:marTop w:val="0"/>
      <w:marBottom w:val="0"/>
      <w:divBdr>
        <w:top w:val="none" w:sz="0" w:space="0" w:color="auto"/>
        <w:left w:val="none" w:sz="0" w:space="0" w:color="auto"/>
        <w:bottom w:val="none" w:sz="0" w:space="0" w:color="auto"/>
        <w:right w:val="none" w:sz="0" w:space="0" w:color="auto"/>
      </w:divBdr>
      <w:divsChild>
        <w:div w:id="36971423">
          <w:marLeft w:val="360"/>
          <w:marRight w:val="0"/>
          <w:marTop w:val="0"/>
          <w:marBottom w:val="0"/>
          <w:divBdr>
            <w:top w:val="none" w:sz="0" w:space="0" w:color="auto"/>
            <w:left w:val="none" w:sz="0" w:space="0" w:color="auto"/>
            <w:bottom w:val="none" w:sz="0" w:space="0" w:color="auto"/>
            <w:right w:val="none" w:sz="0" w:space="0" w:color="auto"/>
          </w:divBdr>
        </w:div>
        <w:div w:id="1233664044">
          <w:marLeft w:val="360"/>
          <w:marRight w:val="0"/>
          <w:marTop w:val="0"/>
          <w:marBottom w:val="0"/>
          <w:divBdr>
            <w:top w:val="none" w:sz="0" w:space="0" w:color="auto"/>
            <w:left w:val="none" w:sz="0" w:space="0" w:color="auto"/>
            <w:bottom w:val="none" w:sz="0" w:space="0" w:color="auto"/>
            <w:right w:val="none" w:sz="0" w:space="0" w:color="auto"/>
          </w:divBdr>
        </w:div>
        <w:div w:id="1580673903">
          <w:marLeft w:val="360"/>
          <w:marRight w:val="0"/>
          <w:marTop w:val="0"/>
          <w:marBottom w:val="0"/>
          <w:divBdr>
            <w:top w:val="none" w:sz="0" w:space="0" w:color="auto"/>
            <w:left w:val="none" w:sz="0" w:space="0" w:color="auto"/>
            <w:bottom w:val="none" w:sz="0" w:space="0" w:color="auto"/>
            <w:right w:val="none" w:sz="0" w:space="0" w:color="auto"/>
          </w:divBdr>
        </w:div>
      </w:divsChild>
    </w:div>
    <w:div w:id="2001688337">
      <w:bodyDiv w:val="1"/>
      <w:marLeft w:val="0"/>
      <w:marRight w:val="0"/>
      <w:marTop w:val="0"/>
      <w:marBottom w:val="0"/>
      <w:divBdr>
        <w:top w:val="none" w:sz="0" w:space="0" w:color="auto"/>
        <w:left w:val="none" w:sz="0" w:space="0" w:color="auto"/>
        <w:bottom w:val="none" w:sz="0" w:space="0" w:color="auto"/>
        <w:right w:val="none" w:sz="0" w:space="0" w:color="auto"/>
      </w:divBdr>
      <w:divsChild>
        <w:div w:id="1882285997">
          <w:marLeft w:val="0"/>
          <w:marRight w:val="0"/>
          <w:marTop w:val="0"/>
          <w:marBottom w:val="0"/>
          <w:divBdr>
            <w:top w:val="none" w:sz="0" w:space="0" w:color="auto"/>
            <w:left w:val="none" w:sz="0" w:space="0" w:color="auto"/>
            <w:bottom w:val="none" w:sz="0" w:space="0" w:color="auto"/>
            <w:right w:val="none" w:sz="0" w:space="0" w:color="auto"/>
          </w:divBdr>
          <w:divsChild>
            <w:div w:id="164469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57499">
      <w:bodyDiv w:val="1"/>
      <w:marLeft w:val="0"/>
      <w:marRight w:val="0"/>
      <w:marTop w:val="0"/>
      <w:marBottom w:val="0"/>
      <w:divBdr>
        <w:top w:val="none" w:sz="0" w:space="0" w:color="auto"/>
        <w:left w:val="none" w:sz="0" w:space="0" w:color="auto"/>
        <w:bottom w:val="none" w:sz="0" w:space="0" w:color="auto"/>
        <w:right w:val="none" w:sz="0" w:space="0" w:color="auto"/>
      </w:divBdr>
      <w:divsChild>
        <w:div w:id="424806684">
          <w:marLeft w:val="360"/>
          <w:marRight w:val="0"/>
          <w:marTop w:val="0"/>
          <w:marBottom w:val="0"/>
          <w:divBdr>
            <w:top w:val="none" w:sz="0" w:space="0" w:color="auto"/>
            <w:left w:val="none" w:sz="0" w:space="0" w:color="auto"/>
            <w:bottom w:val="none" w:sz="0" w:space="0" w:color="auto"/>
            <w:right w:val="none" w:sz="0" w:space="0" w:color="auto"/>
          </w:divBdr>
        </w:div>
        <w:div w:id="488401498">
          <w:marLeft w:val="360"/>
          <w:marRight w:val="0"/>
          <w:marTop w:val="0"/>
          <w:marBottom w:val="0"/>
          <w:divBdr>
            <w:top w:val="none" w:sz="0" w:space="0" w:color="auto"/>
            <w:left w:val="none" w:sz="0" w:space="0" w:color="auto"/>
            <w:bottom w:val="none" w:sz="0" w:space="0" w:color="auto"/>
            <w:right w:val="none" w:sz="0" w:space="0" w:color="auto"/>
          </w:divBdr>
        </w:div>
        <w:div w:id="724527125">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www.aaai.org/" TargetMode="External"/><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hyperlink" Target="https://prl-theworkshop.github.io/prl2021/papers/PRL2021_paper_1.pdf"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7C1FE4597E8E14F8E5F7BB169694B82" ma:contentTypeVersion="9" ma:contentTypeDescription="Create a new document." ma:contentTypeScope="" ma:versionID="803c29026720257b43dc5420109971c5">
  <xsd:schema xmlns:xsd="http://www.w3.org/2001/XMLSchema" xmlns:xs="http://www.w3.org/2001/XMLSchema" xmlns:p="http://schemas.microsoft.com/office/2006/metadata/properties" xmlns:ns2="66d7fdb8-c84a-4d6f-8b09-05961b1517cf" xmlns:ns3="cf9f93bc-6139-42ad-a3d2-a274c1d089c2" targetNamespace="http://schemas.microsoft.com/office/2006/metadata/properties" ma:root="true" ma:fieldsID="0562f536c075992fc32ef3df409582e1" ns2:_="" ns3:_="">
    <xsd:import namespace="66d7fdb8-c84a-4d6f-8b09-05961b1517cf"/>
    <xsd:import namespace="cf9f93bc-6139-42ad-a3d2-a274c1d089c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d7fdb8-c84a-4d6f-8b09-05961b1517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deec61d7-21c4-46ea-8069-5c692c33a4c8"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9f93bc-6139-42ad-a3d2-a274c1d089c2"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f6ae22cb-aeb5-4062-ba38-4cf43580e51f}" ma:internalName="TaxCatchAll" ma:showField="CatchAllData" ma:web="cf9f93bc-6139-42ad-a3d2-a274c1d089c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66d7fdb8-c84a-4d6f-8b09-05961b1517cf">
      <Terms xmlns="http://schemas.microsoft.com/office/infopath/2007/PartnerControls"/>
    </lcf76f155ced4ddcb4097134ff3c332f>
    <TaxCatchAll xmlns="cf9f93bc-6139-42ad-a3d2-a274c1d089c2"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81F0171-7FAB-46F8-8DEB-A5ECE37FDA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d7fdb8-c84a-4d6f-8b09-05961b1517cf"/>
    <ds:schemaRef ds:uri="cf9f93bc-6139-42ad-a3d2-a274c1d089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0416622-261B-FE46-940D-E9E73B6775E4}">
  <ds:schemaRefs>
    <ds:schemaRef ds:uri="http://schemas.openxmlformats.org/officeDocument/2006/bibliography"/>
  </ds:schemaRefs>
</ds:datastoreItem>
</file>

<file path=customXml/itemProps3.xml><?xml version="1.0" encoding="utf-8"?>
<ds:datastoreItem xmlns:ds="http://schemas.openxmlformats.org/officeDocument/2006/customXml" ds:itemID="{AAF59632-1405-45A9-9980-111BB2A304C6}">
  <ds:schemaRefs>
    <ds:schemaRef ds:uri="http://schemas.microsoft.com/office/2006/metadata/properties"/>
    <ds:schemaRef ds:uri="http://schemas.microsoft.com/office/infopath/2007/PartnerControls"/>
    <ds:schemaRef ds:uri="66d7fdb8-c84a-4d6f-8b09-05961b1517cf"/>
    <ds:schemaRef ds:uri="cf9f93bc-6139-42ad-a3d2-a274c1d089c2"/>
  </ds:schemaRefs>
</ds:datastoreItem>
</file>

<file path=customXml/itemProps4.xml><?xml version="1.0" encoding="utf-8"?>
<ds:datastoreItem xmlns:ds="http://schemas.openxmlformats.org/officeDocument/2006/customXml" ds:itemID="{0AA6D1F1-2C30-4BC3-992D-F4FC6319265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20</Pages>
  <Words>4796</Words>
  <Characters>27340</Characters>
  <Application>Microsoft Office Word</Application>
  <DocSecurity>0</DocSecurity>
  <Lines>227</Lines>
  <Paragraphs>64</Paragraphs>
  <ScaleCrop>false</ScaleCrop>
  <Company/>
  <LinksUpToDate>false</LinksUpToDate>
  <CharactersWithSpaces>32072</CharactersWithSpaces>
  <SharedDoc>false</SharedDoc>
  <HLinks>
    <vt:vector size="234" baseType="variant">
      <vt:variant>
        <vt:i4>5767248</vt:i4>
      </vt:variant>
      <vt:variant>
        <vt:i4>222</vt:i4>
      </vt:variant>
      <vt:variant>
        <vt:i4>0</vt:i4>
      </vt:variant>
      <vt:variant>
        <vt:i4>5</vt:i4>
      </vt:variant>
      <vt:variant>
        <vt:lpwstr>http://www.aaai.org/</vt:lpwstr>
      </vt:variant>
      <vt:variant>
        <vt:lpwstr/>
      </vt:variant>
      <vt:variant>
        <vt:i4>5636106</vt:i4>
      </vt:variant>
      <vt:variant>
        <vt:i4>219</vt:i4>
      </vt:variant>
      <vt:variant>
        <vt:i4>0</vt:i4>
      </vt:variant>
      <vt:variant>
        <vt:i4>5</vt:i4>
      </vt:variant>
      <vt:variant>
        <vt:lpwstr>https://prl-theworkshop.github.io/prl2021/papers/PRL2021_paper_1.pdf</vt:lpwstr>
      </vt:variant>
      <vt:variant>
        <vt:lpwstr/>
      </vt:variant>
      <vt:variant>
        <vt:i4>1638459</vt:i4>
      </vt:variant>
      <vt:variant>
        <vt:i4>212</vt:i4>
      </vt:variant>
      <vt:variant>
        <vt:i4>0</vt:i4>
      </vt:variant>
      <vt:variant>
        <vt:i4>5</vt:i4>
      </vt:variant>
      <vt:variant>
        <vt:lpwstr/>
      </vt:variant>
      <vt:variant>
        <vt:lpwstr>_Toc150695381</vt:lpwstr>
      </vt:variant>
      <vt:variant>
        <vt:i4>1638459</vt:i4>
      </vt:variant>
      <vt:variant>
        <vt:i4>206</vt:i4>
      </vt:variant>
      <vt:variant>
        <vt:i4>0</vt:i4>
      </vt:variant>
      <vt:variant>
        <vt:i4>5</vt:i4>
      </vt:variant>
      <vt:variant>
        <vt:lpwstr/>
      </vt:variant>
      <vt:variant>
        <vt:lpwstr>_Toc150695380</vt:lpwstr>
      </vt:variant>
      <vt:variant>
        <vt:i4>1441851</vt:i4>
      </vt:variant>
      <vt:variant>
        <vt:i4>200</vt:i4>
      </vt:variant>
      <vt:variant>
        <vt:i4>0</vt:i4>
      </vt:variant>
      <vt:variant>
        <vt:i4>5</vt:i4>
      </vt:variant>
      <vt:variant>
        <vt:lpwstr/>
      </vt:variant>
      <vt:variant>
        <vt:lpwstr>_Toc150695379</vt:lpwstr>
      </vt:variant>
      <vt:variant>
        <vt:i4>1441851</vt:i4>
      </vt:variant>
      <vt:variant>
        <vt:i4>194</vt:i4>
      </vt:variant>
      <vt:variant>
        <vt:i4>0</vt:i4>
      </vt:variant>
      <vt:variant>
        <vt:i4>5</vt:i4>
      </vt:variant>
      <vt:variant>
        <vt:lpwstr/>
      </vt:variant>
      <vt:variant>
        <vt:lpwstr>_Toc150695378</vt:lpwstr>
      </vt:variant>
      <vt:variant>
        <vt:i4>1441851</vt:i4>
      </vt:variant>
      <vt:variant>
        <vt:i4>188</vt:i4>
      </vt:variant>
      <vt:variant>
        <vt:i4>0</vt:i4>
      </vt:variant>
      <vt:variant>
        <vt:i4>5</vt:i4>
      </vt:variant>
      <vt:variant>
        <vt:lpwstr/>
      </vt:variant>
      <vt:variant>
        <vt:lpwstr>_Toc150695377</vt:lpwstr>
      </vt:variant>
      <vt:variant>
        <vt:i4>1441851</vt:i4>
      </vt:variant>
      <vt:variant>
        <vt:i4>182</vt:i4>
      </vt:variant>
      <vt:variant>
        <vt:i4>0</vt:i4>
      </vt:variant>
      <vt:variant>
        <vt:i4>5</vt:i4>
      </vt:variant>
      <vt:variant>
        <vt:lpwstr/>
      </vt:variant>
      <vt:variant>
        <vt:lpwstr>_Toc150695376</vt:lpwstr>
      </vt:variant>
      <vt:variant>
        <vt:i4>1441851</vt:i4>
      </vt:variant>
      <vt:variant>
        <vt:i4>176</vt:i4>
      </vt:variant>
      <vt:variant>
        <vt:i4>0</vt:i4>
      </vt:variant>
      <vt:variant>
        <vt:i4>5</vt:i4>
      </vt:variant>
      <vt:variant>
        <vt:lpwstr/>
      </vt:variant>
      <vt:variant>
        <vt:lpwstr>_Toc150695375</vt:lpwstr>
      </vt:variant>
      <vt:variant>
        <vt:i4>1441851</vt:i4>
      </vt:variant>
      <vt:variant>
        <vt:i4>170</vt:i4>
      </vt:variant>
      <vt:variant>
        <vt:i4>0</vt:i4>
      </vt:variant>
      <vt:variant>
        <vt:i4>5</vt:i4>
      </vt:variant>
      <vt:variant>
        <vt:lpwstr/>
      </vt:variant>
      <vt:variant>
        <vt:lpwstr>_Toc150695374</vt:lpwstr>
      </vt:variant>
      <vt:variant>
        <vt:i4>1441851</vt:i4>
      </vt:variant>
      <vt:variant>
        <vt:i4>164</vt:i4>
      </vt:variant>
      <vt:variant>
        <vt:i4>0</vt:i4>
      </vt:variant>
      <vt:variant>
        <vt:i4>5</vt:i4>
      </vt:variant>
      <vt:variant>
        <vt:lpwstr/>
      </vt:variant>
      <vt:variant>
        <vt:lpwstr>_Toc150695373</vt:lpwstr>
      </vt:variant>
      <vt:variant>
        <vt:i4>1441851</vt:i4>
      </vt:variant>
      <vt:variant>
        <vt:i4>158</vt:i4>
      </vt:variant>
      <vt:variant>
        <vt:i4>0</vt:i4>
      </vt:variant>
      <vt:variant>
        <vt:i4>5</vt:i4>
      </vt:variant>
      <vt:variant>
        <vt:lpwstr/>
      </vt:variant>
      <vt:variant>
        <vt:lpwstr>_Toc150695372</vt:lpwstr>
      </vt:variant>
      <vt:variant>
        <vt:i4>1441851</vt:i4>
      </vt:variant>
      <vt:variant>
        <vt:i4>152</vt:i4>
      </vt:variant>
      <vt:variant>
        <vt:i4>0</vt:i4>
      </vt:variant>
      <vt:variant>
        <vt:i4>5</vt:i4>
      </vt:variant>
      <vt:variant>
        <vt:lpwstr/>
      </vt:variant>
      <vt:variant>
        <vt:lpwstr>_Toc150695371</vt:lpwstr>
      </vt:variant>
      <vt:variant>
        <vt:i4>1441851</vt:i4>
      </vt:variant>
      <vt:variant>
        <vt:i4>146</vt:i4>
      </vt:variant>
      <vt:variant>
        <vt:i4>0</vt:i4>
      </vt:variant>
      <vt:variant>
        <vt:i4>5</vt:i4>
      </vt:variant>
      <vt:variant>
        <vt:lpwstr/>
      </vt:variant>
      <vt:variant>
        <vt:lpwstr>_Toc150695370</vt:lpwstr>
      </vt:variant>
      <vt:variant>
        <vt:i4>1507387</vt:i4>
      </vt:variant>
      <vt:variant>
        <vt:i4>140</vt:i4>
      </vt:variant>
      <vt:variant>
        <vt:i4>0</vt:i4>
      </vt:variant>
      <vt:variant>
        <vt:i4>5</vt:i4>
      </vt:variant>
      <vt:variant>
        <vt:lpwstr/>
      </vt:variant>
      <vt:variant>
        <vt:lpwstr>_Toc150695369</vt:lpwstr>
      </vt:variant>
      <vt:variant>
        <vt:i4>1507387</vt:i4>
      </vt:variant>
      <vt:variant>
        <vt:i4>134</vt:i4>
      </vt:variant>
      <vt:variant>
        <vt:i4>0</vt:i4>
      </vt:variant>
      <vt:variant>
        <vt:i4>5</vt:i4>
      </vt:variant>
      <vt:variant>
        <vt:lpwstr/>
      </vt:variant>
      <vt:variant>
        <vt:lpwstr>_Toc150695368</vt:lpwstr>
      </vt:variant>
      <vt:variant>
        <vt:i4>1507387</vt:i4>
      </vt:variant>
      <vt:variant>
        <vt:i4>128</vt:i4>
      </vt:variant>
      <vt:variant>
        <vt:i4>0</vt:i4>
      </vt:variant>
      <vt:variant>
        <vt:i4>5</vt:i4>
      </vt:variant>
      <vt:variant>
        <vt:lpwstr/>
      </vt:variant>
      <vt:variant>
        <vt:lpwstr>_Toc150695367</vt:lpwstr>
      </vt:variant>
      <vt:variant>
        <vt:i4>1507387</vt:i4>
      </vt:variant>
      <vt:variant>
        <vt:i4>122</vt:i4>
      </vt:variant>
      <vt:variant>
        <vt:i4>0</vt:i4>
      </vt:variant>
      <vt:variant>
        <vt:i4>5</vt:i4>
      </vt:variant>
      <vt:variant>
        <vt:lpwstr/>
      </vt:variant>
      <vt:variant>
        <vt:lpwstr>_Toc150695366</vt:lpwstr>
      </vt:variant>
      <vt:variant>
        <vt:i4>1507387</vt:i4>
      </vt:variant>
      <vt:variant>
        <vt:i4>116</vt:i4>
      </vt:variant>
      <vt:variant>
        <vt:i4>0</vt:i4>
      </vt:variant>
      <vt:variant>
        <vt:i4>5</vt:i4>
      </vt:variant>
      <vt:variant>
        <vt:lpwstr/>
      </vt:variant>
      <vt:variant>
        <vt:lpwstr>_Toc150695365</vt:lpwstr>
      </vt:variant>
      <vt:variant>
        <vt:i4>1507387</vt:i4>
      </vt:variant>
      <vt:variant>
        <vt:i4>110</vt:i4>
      </vt:variant>
      <vt:variant>
        <vt:i4>0</vt:i4>
      </vt:variant>
      <vt:variant>
        <vt:i4>5</vt:i4>
      </vt:variant>
      <vt:variant>
        <vt:lpwstr/>
      </vt:variant>
      <vt:variant>
        <vt:lpwstr>_Toc150695364</vt:lpwstr>
      </vt:variant>
      <vt:variant>
        <vt:i4>1507387</vt:i4>
      </vt:variant>
      <vt:variant>
        <vt:i4>104</vt:i4>
      </vt:variant>
      <vt:variant>
        <vt:i4>0</vt:i4>
      </vt:variant>
      <vt:variant>
        <vt:i4>5</vt:i4>
      </vt:variant>
      <vt:variant>
        <vt:lpwstr/>
      </vt:variant>
      <vt:variant>
        <vt:lpwstr>_Toc150695363</vt:lpwstr>
      </vt:variant>
      <vt:variant>
        <vt:i4>1507387</vt:i4>
      </vt:variant>
      <vt:variant>
        <vt:i4>98</vt:i4>
      </vt:variant>
      <vt:variant>
        <vt:i4>0</vt:i4>
      </vt:variant>
      <vt:variant>
        <vt:i4>5</vt:i4>
      </vt:variant>
      <vt:variant>
        <vt:lpwstr/>
      </vt:variant>
      <vt:variant>
        <vt:lpwstr>_Toc150695362</vt:lpwstr>
      </vt:variant>
      <vt:variant>
        <vt:i4>1507387</vt:i4>
      </vt:variant>
      <vt:variant>
        <vt:i4>92</vt:i4>
      </vt:variant>
      <vt:variant>
        <vt:i4>0</vt:i4>
      </vt:variant>
      <vt:variant>
        <vt:i4>5</vt:i4>
      </vt:variant>
      <vt:variant>
        <vt:lpwstr/>
      </vt:variant>
      <vt:variant>
        <vt:lpwstr>_Toc150695361</vt:lpwstr>
      </vt:variant>
      <vt:variant>
        <vt:i4>1507387</vt:i4>
      </vt:variant>
      <vt:variant>
        <vt:i4>86</vt:i4>
      </vt:variant>
      <vt:variant>
        <vt:i4>0</vt:i4>
      </vt:variant>
      <vt:variant>
        <vt:i4>5</vt:i4>
      </vt:variant>
      <vt:variant>
        <vt:lpwstr/>
      </vt:variant>
      <vt:variant>
        <vt:lpwstr>_Toc150695360</vt:lpwstr>
      </vt:variant>
      <vt:variant>
        <vt:i4>1310779</vt:i4>
      </vt:variant>
      <vt:variant>
        <vt:i4>80</vt:i4>
      </vt:variant>
      <vt:variant>
        <vt:i4>0</vt:i4>
      </vt:variant>
      <vt:variant>
        <vt:i4>5</vt:i4>
      </vt:variant>
      <vt:variant>
        <vt:lpwstr/>
      </vt:variant>
      <vt:variant>
        <vt:lpwstr>_Toc150695359</vt:lpwstr>
      </vt:variant>
      <vt:variant>
        <vt:i4>1310779</vt:i4>
      </vt:variant>
      <vt:variant>
        <vt:i4>74</vt:i4>
      </vt:variant>
      <vt:variant>
        <vt:i4>0</vt:i4>
      </vt:variant>
      <vt:variant>
        <vt:i4>5</vt:i4>
      </vt:variant>
      <vt:variant>
        <vt:lpwstr/>
      </vt:variant>
      <vt:variant>
        <vt:lpwstr>_Toc150695358</vt:lpwstr>
      </vt:variant>
      <vt:variant>
        <vt:i4>1310779</vt:i4>
      </vt:variant>
      <vt:variant>
        <vt:i4>68</vt:i4>
      </vt:variant>
      <vt:variant>
        <vt:i4>0</vt:i4>
      </vt:variant>
      <vt:variant>
        <vt:i4>5</vt:i4>
      </vt:variant>
      <vt:variant>
        <vt:lpwstr/>
      </vt:variant>
      <vt:variant>
        <vt:lpwstr>_Toc150695357</vt:lpwstr>
      </vt:variant>
      <vt:variant>
        <vt:i4>1310779</vt:i4>
      </vt:variant>
      <vt:variant>
        <vt:i4>62</vt:i4>
      </vt:variant>
      <vt:variant>
        <vt:i4>0</vt:i4>
      </vt:variant>
      <vt:variant>
        <vt:i4>5</vt:i4>
      </vt:variant>
      <vt:variant>
        <vt:lpwstr/>
      </vt:variant>
      <vt:variant>
        <vt:lpwstr>_Toc150695356</vt:lpwstr>
      </vt:variant>
      <vt:variant>
        <vt:i4>1310779</vt:i4>
      </vt:variant>
      <vt:variant>
        <vt:i4>56</vt:i4>
      </vt:variant>
      <vt:variant>
        <vt:i4>0</vt:i4>
      </vt:variant>
      <vt:variant>
        <vt:i4>5</vt:i4>
      </vt:variant>
      <vt:variant>
        <vt:lpwstr/>
      </vt:variant>
      <vt:variant>
        <vt:lpwstr>_Toc150695355</vt:lpwstr>
      </vt:variant>
      <vt:variant>
        <vt:i4>1310779</vt:i4>
      </vt:variant>
      <vt:variant>
        <vt:i4>50</vt:i4>
      </vt:variant>
      <vt:variant>
        <vt:i4>0</vt:i4>
      </vt:variant>
      <vt:variant>
        <vt:i4>5</vt:i4>
      </vt:variant>
      <vt:variant>
        <vt:lpwstr/>
      </vt:variant>
      <vt:variant>
        <vt:lpwstr>_Toc150695354</vt:lpwstr>
      </vt:variant>
      <vt:variant>
        <vt:i4>1310779</vt:i4>
      </vt:variant>
      <vt:variant>
        <vt:i4>44</vt:i4>
      </vt:variant>
      <vt:variant>
        <vt:i4>0</vt:i4>
      </vt:variant>
      <vt:variant>
        <vt:i4>5</vt:i4>
      </vt:variant>
      <vt:variant>
        <vt:lpwstr/>
      </vt:variant>
      <vt:variant>
        <vt:lpwstr>_Toc150695353</vt:lpwstr>
      </vt:variant>
      <vt:variant>
        <vt:i4>1310779</vt:i4>
      </vt:variant>
      <vt:variant>
        <vt:i4>38</vt:i4>
      </vt:variant>
      <vt:variant>
        <vt:i4>0</vt:i4>
      </vt:variant>
      <vt:variant>
        <vt:i4>5</vt:i4>
      </vt:variant>
      <vt:variant>
        <vt:lpwstr/>
      </vt:variant>
      <vt:variant>
        <vt:lpwstr>_Toc150695352</vt:lpwstr>
      </vt:variant>
      <vt:variant>
        <vt:i4>1310779</vt:i4>
      </vt:variant>
      <vt:variant>
        <vt:i4>32</vt:i4>
      </vt:variant>
      <vt:variant>
        <vt:i4>0</vt:i4>
      </vt:variant>
      <vt:variant>
        <vt:i4>5</vt:i4>
      </vt:variant>
      <vt:variant>
        <vt:lpwstr/>
      </vt:variant>
      <vt:variant>
        <vt:lpwstr>_Toc150695351</vt:lpwstr>
      </vt:variant>
      <vt:variant>
        <vt:i4>1310779</vt:i4>
      </vt:variant>
      <vt:variant>
        <vt:i4>26</vt:i4>
      </vt:variant>
      <vt:variant>
        <vt:i4>0</vt:i4>
      </vt:variant>
      <vt:variant>
        <vt:i4>5</vt:i4>
      </vt:variant>
      <vt:variant>
        <vt:lpwstr/>
      </vt:variant>
      <vt:variant>
        <vt:lpwstr>_Toc150695350</vt:lpwstr>
      </vt:variant>
      <vt:variant>
        <vt:i4>1376315</vt:i4>
      </vt:variant>
      <vt:variant>
        <vt:i4>20</vt:i4>
      </vt:variant>
      <vt:variant>
        <vt:i4>0</vt:i4>
      </vt:variant>
      <vt:variant>
        <vt:i4>5</vt:i4>
      </vt:variant>
      <vt:variant>
        <vt:lpwstr/>
      </vt:variant>
      <vt:variant>
        <vt:lpwstr>_Toc150695349</vt:lpwstr>
      </vt:variant>
      <vt:variant>
        <vt:i4>1376315</vt:i4>
      </vt:variant>
      <vt:variant>
        <vt:i4>14</vt:i4>
      </vt:variant>
      <vt:variant>
        <vt:i4>0</vt:i4>
      </vt:variant>
      <vt:variant>
        <vt:i4>5</vt:i4>
      </vt:variant>
      <vt:variant>
        <vt:lpwstr/>
      </vt:variant>
      <vt:variant>
        <vt:lpwstr>_Toc150695348</vt:lpwstr>
      </vt:variant>
      <vt:variant>
        <vt:i4>1376315</vt:i4>
      </vt:variant>
      <vt:variant>
        <vt:i4>8</vt:i4>
      </vt:variant>
      <vt:variant>
        <vt:i4>0</vt:i4>
      </vt:variant>
      <vt:variant>
        <vt:i4>5</vt:i4>
      </vt:variant>
      <vt:variant>
        <vt:lpwstr/>
      </vt:variant>
      <vt:variant>
        <vt:lpwstr>_Toc150695347</vt:lpwstr>
      </vt:variant>
      <vt:variant>
        <vt:i4>1376315</vt:i4>
      </vt:variant>
      <vt:variant>
        <vt:i4>2</vt:i4>
      </vt:variant>
      <vt:variant>
        <vt:i4>0</vt:i4>
      </vt:variant>
      <vt:variant>
        <vt:i4>5</vt:i4>
      </vt:variant>
      <vt:variant>
        <vt:lpwstr/>
      </vt:variant>
      <vt:variant>
        <vt:lpwstr>_Toc150695346</vt:lpwstr>
      </vt:variant>
      <vt:variant>
        <vt:i4>1638437</vt:i4>
      </vt:variant>
      <vt:variant>
        <vt:i4>0</vt:i4>
      </vt:variant>
      <vt:variant>
        <vt:i4>0</vt:i4>
      </vt:variant>
      <vt:variant>
        <vt:i4>5</vt:i4>
      </vt:variant>
      <vt:variant>
        <vt:lpwstr>mailto:juanyong.ng.2022@mitb.smu.edu.sg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 Wei Jie</dc:creator>
  <cp:keywords/>
  <dc:description/>
  <cp:lastModifiedBy>Colin JIANG Kelin</cp:lastModifiedBy>
  <cp:revision>119</cp:revision>
  <dcterms:created xsi:type="dcterms:W3CDTF">2023-10-31T08:56:00Z</dcterms:created>
  <dcterms:modified xsi:type="dcterms:W3CDTF">2023-11-12T12:30:00Z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0x01010077C1FE4597E8E14F8E5F7BB169694B82</vt:lpwstr>
  </property>
  <property fmtid="{D5CDD505-2E9C-101B-9397-08002B2CF9AE}" pid="3" name="MediaServiceImageTags">
    <vt:lpwstr/>
  </property>
</Properties>
</file>